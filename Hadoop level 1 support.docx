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52902159"/>
        <w:docPartObj>
          <w:docPartGallery w:val="Cover Pages"/>
          <w:docPartUnique/>
        </w:docPartObj>
      </w:sdtPr>
      <w:sdtEndPr/>
      <w:sdtContent>
        <w:p w14:paraId="79C0325D" w14:textId="77777777" w:rsidR="00DB6941" w:rsidRDefault="00DB6941" w:rsidP="00DB694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60E9275B" wp14:editId="6B97C4AB">
                    <wp:simplePos x="0" y="0"/>
                    <wp:positionH relativeFrom="page">
                      <wp:posOffset>1457101</wp:posOffset>
                    </wp:positionH>
                    <wp:positionV relativeFrom="page">
                      <wp:posOffset>917575</wp:posOffset>
                    </wp:positionV>
                    <wp:extent cx="5704840" cy="316230"/>
                    <wp:effectExtent l="0" t="0" r="10160" b="1397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4840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FC0AE9" w14:textId="77777777" w:rsidR="00DB6941" w:rsidRDefault="00B71DAF" w:rsidP="00DB694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0"/>
                                      <w:szCs w:val="40"/>
                                      <w:vertAlign w:val="superscript"/>
                                    </w:rPr>
                                    <w:alias w:val="Publish Date"/>
                                    <w:tag w:val=""/>
                                    <w:id w:val="-2084433375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0-27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B6941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vertAlign w:val="superscript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0E9275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114.75pt;margin-top:72.25pt;width:449.2pt;height:24.9pt;z-index:25167564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" filled="f" stroked="f" strokeweight=".5pt">
                    <v:textbox style="mso-fit-shape-to-text:t" inset="0,0,0,0">
                      <w:txbxContent>
                        <w:p w14:paraId="0EFC0AE9" w14:textId="77777777" w:rsidR="00DB6941" w:rsidRDefault="00B71DAF" w:rsidP="00DB6941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0"/>
                                <w:szCs w:val="40"/>
                                <w:vertAlign w:val="superscript"/>
                              </w:rPr>
                              <w:alias w:val="Publish Date"/>
                              <w:tag w:val=""/>
                              <w:id w:val="-2084433375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0-27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B6941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vertAlign w:val="superscript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D591B8F" w14:textId="77777777" w:rsidR="00DB6941" w:rsidRDefault="00DB6941" w:rsidP="00894C7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860C291" wp14:editId="7315049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88517366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5D0AD9" w14:textId="77777777" w:rsidR="00DB6941" w:rsidRDefault="00DB6941" w:rsidP="00DB6941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Microsoft Office User</w:t>
                                    </w:r>
                                  </w:p>
                                </w:sdtContent>
                              </w:sdt>
                              <w:p w14:paraId="0476150E" w14:textId="77777777" w:rsidR="00DB6941" w:rsidRDefault="00B71DAF" w:rsidP="00DB694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30557961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B6941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11274FB" w14:textId="77777777" w:rsidR="00DB6941" w:rsidRDefault="00B71DAF" w:rsidP="00DB694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580255492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B6941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B6941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60C291" id="Text Box 112" o:spid="_x0000_s1027" type="#_x0000_t202" style="position:absolute;margin-left:0;margin-top:0;width:453pt;height:51.4pt;z-index:25167462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88517366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85D0AD9" w14:textId="77777777" w:rsidR="00DB6941" w:rsidRDefault="00DB6941" w:rsidP="00DB6941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Microsoft Office User</w:t>
                              </w:r>
                            </w:p>
                          </w:sdtContent>
                        </w:sdt>
                        <w:p w14:paraId="0476150E" w14:textId="77777777" w:rsidR="00DB6941" w:rsidRDefault="00DB6941" w:rsidP="00DB694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30557961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11274FB" w14:textId="77777777" w:rsidR="00DB6941" w:rsidRDefault="00DB6941" w:rsidP="00DB694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580255492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85F40B3" wp14:editId="4941CD1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DAD61D" w14:textId="77777777" w:rsidR="00DB6941" w:rsidRDefault="00B71DAF" w:rsidP="00DB694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-139642235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B6941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554E37C" w14:textId="77777777" w:rsidR="00DB6941" w:rsidRDefault="00DB6941" w:rsidP="00DB694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>Trainsion Document</w:t>
                                </w:r>
                                <w:r w:rsidRPr="001854F9"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 xml:space="preserve"> FOR </w:t>
                                </w:r>
                                <w:r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2224BF"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>COLOMBIA</w:t>
                                </w:r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1041673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A7FACB" w14:textId="77777777" w:rsidR="00DB6941" w:rsidRDefault="00DB6941" w:rsidP="00DB6941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85F40B3" id="Text Box 113" o:spid="_x0000_s1028" type="#_x0000_t202" style="position:absolute;margin-left:0;margin-top:0;width:453pt;height:41.4pt;z-index:25167360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" filled="f" stroked="f" strokeweight=".5pt">
                    <v:textbox inset="0,0,0,0">
                      <w:txbxContent>
                        <w:p w14:paraId="3BDAD61D" w14:textId="77777777" w:rsidR="00DB6941" w:rsidRDefault="00DB6941" w:rsidP="00DB6941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-139642235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554E37C" w14:textId="77777777" w:rsidR="00DB6941" w:rsidRDefault="00DB6941" w:rsidP="00DB6941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Trainsion Document</w:t>
                          </w:r>
                          <w:r w:rsidRPr="001854F9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gramStart"/>
                          <w:r w:rsidRPr="001854F9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FOR </w:t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2224BF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COLOMBIA</w:t>
                          </w:r>
                          <w:proofErr w:type="gramEnd"/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1041673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4A7FACB" w14:textId="77777777" w:rsidR="00DB6941" w:rsidRDefault="00DB6941" w:rsidP="00DB6941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7C660927" wp14:editId="717A0B8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D40454" id="Group 114" o:spid="_x0000_s1026" style="position:absolute;margin-left:0;margin-top:0;width:18pt;height:10in;z-index:251672576;mso-width-percent:29;mso-height-percent:909;mso-left-percent:45;mso-position-horizontal-relative:page;mso-position-vertical:center;mso-position-vertical-relative:page;mso-width-percent:29;mso-height-percent:909;mso-left-percent:45" coordsize="228600,9144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">
                    <v:rect id="Rectangle 115" o:spid="_x0000_s1027" style="position:absolute;width:228600;height:8782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fmfTwQAA&#10;ANwAAAAPAAAAZHJzL2Rvd25yZXYueG1sRE9LawIxEL4X/A9hBG81a8Eiq1FUKFo8lPq4j8m4u7iZ&#10;LEncXf99Uyj0Nh/fcxar3taiJR8qxwom4wwEsXam4kLB+fTxOgMRIrLB2jEpeFKA1XLwssDcuI6/&#10;qT3GQqQQDjkqKGNscimDLsliGLuGOHE35y3GBH0hjccuhdtavmXZu7RYcWoosaFtSfp+fFgFF3fb&#10;dFZf+bN9flWP3cFrPTsoNRr26zmISH38F/+59ybNn0zh95l0gVz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X5n08EAAADcAAAADwAAAAAAAAAAAAAAAACXAgAAZHJzL2Rvd25y&#10;ZXYueG1sUEsFBgAAAAAEAAQA9QAAAIUDAAAAAA==&#10;" filled="f" stroked="f" strokeweight="1pt"/>
                    <v:rect id="Rectangle 116" o:spid="_x0000_s1028" style="position:absolute;top:89154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zXjxAAA&#10;ANwAAAAPAAAAZHJzL2Rvd25yZXYueG1sRE9Na8JAEL0L/odlhF6KbhRRSV2lSAupF1vNweM0O82G&#10;ZmdDdhvjv3eFgrd5vM9Zb3tbi45aXzlWMJ0kIIgLpysuFeSn9/EKhA/IGmvHpOBKHrab4WCNqXYX&#10;/qLuGEoRQ9inqMCE0KRS+sKQRT9xDXHkflxrMUTYllK3eInhtpazJFlIixXHBoMN7QwVv8c/q+D5&#10;8DY3H9k++cy6PG/q8/dyN1sq9TTqX19ABOrDQ/zvznScP13A/Zl4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5s148QAAADcAAAADwAAAAAAAAAAAAAAAACXAgAAZHJzL2Rv&#10;d25yZXYueG1sUEsFBgAAAAAEAAQA9QAAAIgDAAAAAA=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3E832DDE" w14:textId="77777777" w:rsidR="00DB6941" w:rsidRDefault="00DB6941" w:rsidP="00DB6941">
      <w:pPr>
        <w:pStyle w:val="Heading2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16360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836D39" w14:textId="77777777" w:rsidR="00DB6941" w:rsidRDefault="00DB6941" w:rsidP="00DB6941">
          <w:pPr>
            <w:pStyle w:val="TOCHeading"/>
          </w:pPr>
          <w:r>
            <w:t>Table of Contents</w:t>
          </w:r>
        </w:p>
        <w:p w14:paraId="5201F9CD" w14:textId="77777777" w:rsidR="00DB6941" w:rsidRDefault="00DB6941" w:rsidP="00DB6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720328" w:history="1">
            <w:r w:rsidRPr="00032E3C">
              <w:rPr>
                <w:rStyle w:val="Hyperlink"/>
                <w:noProof/>
              </w:rPr>
              <w:t>Hadoop Architecture @</w:t>
            </w:r>
            <w:r>
              <w:rPr>
                <w:rStyle w:val="Hyperlink"/>
                <w:noProof/>
              </w:rPr>
              <w:t>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FC00" w14:textId="77777777" w:rsidR="00DB6941" w:rsidRDefault="00B71DAF" w:rsidP="00DB6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4720329" w:history="1">
            <w:r w:rsidR="00DB6941" w:rsidRPr="00032E3C">
              <w:rPr>
                <w:rStyle w:val="Hyperlink"/>
                <w:noProof/>
              </w:rPr>
              <w:t>Hadoop Eco system Component Layout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_Toc494720329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4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0F484D44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0" w:history="1">
            <w:r w:rsidR="00DB6941" w:rsidRPr="00032E3C">
              <w:rPr>
                <w:rStyle w:val="Hyperlink"/>
                <w:rFonts w:eastAsia="Times New Roman"/>
                <w:noProof/>
              </w:rPr>
              <w:t>WebAddress: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_Toc494720330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6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63C8E532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1" w:history="1">
            <w:r w:rsidR="00DB6941" w:rsidRPr="00032E3C">
              <w:rPr>
                <w:rStyle w:val="Hyperlink"/>
                <w:noProof/>
              </w:rPr>
              <w:t>Architecture: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_Toc494720331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6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2D0D918C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2" w:history="1">
            <w:r w:rsidR="00DB6941" w:rsidRPr="00032E3C">
              <w:rPr>
                <w:rStyle w:val="Hyperlink"/>
                <w:noProof/>
              </w:rPr>
              <w:t>Starting/Stopping  Cloudera Manager 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_Toc494720332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6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7C956E4A" w14:textId="77777777" w:rsidR="00DB6941" w:rsidRDefault="00B71DAF" w:rsidP="00DB6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4720333" w:history="1">
            <w:r w:rsidR="00DB6941" w:rsidRPr="00032E3C">
              <w:rPr>
                <w:rStyle w:val="Hyperlink"/>
                <w:noProof/>
              </w:rPr>
              <w:t>Hue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_Toc494720333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11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0BB50333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4" w:history="1">
            <w:r w:rsidR="00DB6941" w:rsidRPr="00032E3C">
              <w:rPr>
                <w:rStyle w:val="Hyperlink"/>
                <w:noProof/>
              </w:rPr>
              <w:t>WebAddress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_Toc494720334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11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3A4867D0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5" w:history="1">
            <w:r w:rsidR="00DB6941" w:rsidRPr="00032E3C">
              <w:rPr>
                <w:rStyle w:val="Hyperlink"/>
                <w:noProof/>
              </w:rPr>
              <w:t>Architecture: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_Toc494720335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12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06C35774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6" w:history="1">
            <w:r w:rsidR="00DB6941" w:rsidRPr="00032E3C">
              <w:rPr>
                <w:rStyle w:val="Hyperlink"/>
                <w:rFonts w:eastAsia="Times New Roman"/>
                <w:noProof/>
              </w:rPr>
              <w:t>Hue Interfaces for Developers: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_Toc494720336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13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0EFEBC29" w14:textId="77777777" w:rsidR="00DB6941" w:rsidRDefault="00B71DAF" w:rsidP="00DB6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4720337" w:history="1">
            <w:r w:rsidR="00DB6941" w:rsidRPr="00032E3C">
              <w:rPr>
                <w:rStyle w:val="Hyperlink"/>
                <w:noProof/>
              </w:rPr>
              <w:t>Logs Hadoop components: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_Toc494720337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14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5D851B27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8" w:history="1">
            <w:r w:rsidR="00DB6941" w:rsidRPr="00032E3C">
              <w:rPr>
                <w:rStyle w:val="Hyperlink"/>
                <w:noProof/>
              </w:rPr>
              <w:t>Through Cloudera Manager</w:t>
            </w:r>
            <w:r w:rsidR="00DB6941" w:rsidRPr="00032E3C">
              <w:rPr>
                <w:rStyle w:val="Hyperlink"/>
                <w:rFonts w:ascii="Courier New" w:hAnsi="Courier New" w:cs="Courier New"/>
                <w:noProof/>
              </w:rPr>
              <w:t>: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_Toc494720338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14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566F9217" w14:textId="77777777" w:rsidR="00DB6941" w:rsidRDefault="00B71DAF" w:rsidP="00DB6941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4720339" w:history="1">
            <w:r w:rsidR="00DB6941" w:rsidRPr="00032E3C">
              <w:rPr>
                <w:rStyle w:val="Hyperlink"/>
                <w:noProof/>
              </w:rPr>
              <w:t>From Hadoop Servers</w:t>
            </w:r>
            <w:r w:rsidR="00DB6941">
              <w:rPr>
                <w:noProof/>
                <w:webHidden/>
              </w:rPr>
              <w:tab/>
            </w:r>
            <w:r w:rsidR="00DB6941">
              <w:rPr>
                <w:noProof/>
                <w:webHidden/>
              </w:rPr>
              <w:fldChar w:fldCharType="begin"/>
            </w:r>
            <w:r w:rsidR="00DB6941">
              <w:rPr>
                <w:noProof/>
                <w:webHidden/>
              </w:rPr>
              <w:instrText xml:space="preserve"> PAGEREF _Toc494720339 \h </w:instrText>
            </w:r>
            <w:r w:rsidR="00DB6941">
              <w:rPr>
                <w:noProof/>
                <w:webHidden/>
              </w:rPr>
            </w:r>
            <w:r w:rsidR="00DB6941">
              <w:rPr>
                <w:noProof/>
                <w:webHidden/>
              </w:rPr>
              <w:fldChar w:fldCharType="separate"/>
            </w:r>
            <w:r w:rsidR="00DB6941">
              <w:rPr>
                <w:noProof/>
                <w:webHidden/>
              </w:rPr>
              <w:t>15</w:t>
            </w:r>
            <w:r w:rsidR="00DB6941">
              <w:rPr>
                <w:noProof/>
                <w:webHidden/>
              </w:rPr>
              <w:fldChar w:fldCharType="end"/>
            </w:r>
          </w:hyperlink>
        </w:p>
        <w:p w14:paraId="11445DEA" w14:textId="77777777" w:rsidR="00DB6941" w:rsidRDefault="00DB6941" w:rsidP="00DB6941">
          <w:r>
            <w:rPr>
              <w:b/>
              <w:bCs/>
              <w:noProof/>
            </w:rPr>
            <w:fldChar w:fldCharType="end"/>
          </w:r>
        </w:p>
      </w:sdtContent>
    </w:sdt>
    <w:p w14:paraId="06D3A085" w14:textId="77777777" w:rsidR="00DB6941" w:rsidRDefault="00DB6941" w:rsidP="00DB69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C1BEDE" w14:textId="77777777" w:rsidR="00DB6941" w:rsidRDefault="00DB6941" w:rsidP="00DB6941">
      <w:pPr>
        <w:pStyle w:val="Heading2"/>
      </w:pPr>
      <w:bookmarkStart w:id="0" w:name="_Toc494720328"/>
      <w:r>
        <w:t xml:space="preserve">Hadoop Architecture @ </w:t>
      </w:r>
      <w:bookmarkEnd w:id="0"/>
      <w:r>
        <w:t>Colombia</w:t>
      </w:r>
    </w:p>
    <w:p w14:paraId="46C43F76" w14:textId="77777777" w:rsidR="00DB6941" w:rsidRDefault="00DB6941" w:rsidP="00DB694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48B0BC1" wp14:editId="154EF283">
            <wp:extent cx="6411201" cy="7415784"/>
            <wp:effectExtent l="76200" t="76200" r="142240" b="153670"/>
            <wp:docPr id="1" name="Picture 1" descr="https://documents.lucidchart.com/documents/3fe12f8f-49a4-45a8-813c-cbfb73e8e26f/pages/0_0?a=3709&amp;x=-24&amp;y=106&amp;w=1408&amp;h=1628&amp;store=1&amp;accept=image%2F*&amp;auth=LCA%20504a96e3a62edecf01019452ad97b93d9a9c0fd6-ts%3D150697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3fe12f8f-49a4-45a8-813c-cbfb73e8e26f/pages/0_0?a=3709&amp;x=-24&amp;y=106&amp;w=1408&amp;h=1628&amp;store=1&amp;accept=image%2F*&amp;auth=LCA%20504a96e3a62edecf01019452ad97b93d9a9c0fd6-ts%3D15069708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201" cy="7415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37299" w14:textId="77777777" w:rsidR="00DB6941" w:rsidRDefault="00DB6941" w:rsidP="00DB6941">
      <w:pPr>
        <w:jc w:val="center"/>
        <w:rPr>
          <w:rFonts w:eastAsia="Times New Roman"/>
        </w:rPr>
      </w:pPr>
      <w:commentRangeStart w:id="1"/>
      <w:r>
        <w:rPr>
          <w:noProof/>
        </w:rPr>
        <w:drawing>
          <wp:inline distT="0" distB="0" distL="0" distR="0" wp14:anchorId="10BA47C3" wp14:editId="555FB1D8">
            <wp:extent cx="6639697" cy="3710711"/>
            <wp:effectExtent l="0" t="0" r="889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299" cy="37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14:paraId="72104486" w14:textId="77777777" w:rsidR="00DB6941" w:rsidRDefault="00DB6941" w:rsidP="00DB6941">
      <w:pPr>
        <w:jc w:val="center"/>
        <w:rPr>
          <w:rFonts w:eastAsia="Times New Roman"/>
        </w:rPr>
      </w:pPr>
      <w:r w:rsidRPr="00492D0E">
        <w:rPr>
          <w:rFonts w:eastAsia="Times New Roman"/>
          <w:noProof/>
        </w:rPr>
        <w:t xml:space="preserve"> </w:t>
      </w:r>
    </w:p>
    <w:p w14:paraId="7521CD13" w14:textId="77777777" w:rsidR="00DB6941" w:rsidRDefault="00DB6941" w:rsidP="00DB6941">
      <w:pPr>
        <w:jc w:val="center"/>
        <w:rPr>
          <w:rFonts w:eastAsia="Times New Roman"/>
        </w:rPr>
      </w:pPr>
    </w:p>
    <w:p w14:paraId="2CC5509C" w14:textId="77777777" w:rsidR="00DB6941" w:rsidRDefault="00DB6941" w:rsidP="00DB6941">
      <w:pPr>
        <w:pStyle w:val="Heading2"/>
      </w:pPr>
      <w:bookmarkStart w:id="2" w:name="_Toc494720329"/>
      <w:r>
        <w:t>Hadoop Eco system Component Layout</w:t>
      </w:r>
      <w:bookmarkEnd w:id="2"/>
    </w:p>
    <w:p w14:paraId="28B22A25" w14:textId="77777777" w:rsidR="00DB6941" w:rsidRDefault="00DB6941" w:rsidP="00DB6941">
      <w:r>
        <w:t>Component layout can be accessed through cloudera manager as below ( please note image below is a generic image , the hostnames for the HN cluster will be shown properly on CM web page) :</w:t>
      </w:r>
    </w:p>
    <w:p w14:paraId="56078D21" w14:textId="77777777" w:rsidR="00DB6941" w:rsidRDefault="00DB6941" w:rsidP="00DB6941">
      <w:pPr>
        <w:jc w:val="center"/>
      </w:pPr>
      <w:r w:rsidRPr="00AB7F4F">
        <w:rPr>
          <w:noProof/>
        </w:rPr>
        <w:drawing>
          <wp:inline distT="0" distB="0" distL="0" distR="0" wp14:anchorId="5336998A" wp14:editId="70AD1673">
            <wp:extent cx="5943600" cy="3178175"/>
            <wp:effectExtent l="76200" t="76200" r="152400" b="149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84"/>
                    <a:stretch/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E13F6" w14:textId="77777777" w:rsidR="00DB6941" w:rsidRDefault="00DB6941" w:rsidP="00DB6941"/>
    <w:p w14:paraId="6910B090" w14:textId="77777777" w:rsidR="00DB6941" w:rsidRDefault="00DB6941" w:rsidP="00DB6941">
      <w:r>
        <w:t>Below are layout of components on individual nodes, hovering over the components provides the information of service .</w:t>
      </w:r>
    </w:p>
    <w:p w14:paraId="4052693E" w14:textId="77777777" w:rsidR="00DB6941" w:rsidRDefault="00DB6941" w:rsidP="00DB6941"/>
    <w:p w14:paraId="349C3CB3" w14:textId="77777777" w:rsidR="00DB6941" w:rsidRDefault="00DB6941" w:rsidP="00DB6941">
      <w:r w:rsidRPr="00511F5D">
        <w:rPr>
          <w:noProof/>
        </w:rPr>
        <w:drawing>
          <wp:inline distT="0" distB="0" distL="0" distR="0" wp14:anchorId="3B433961" wp14:editId="1CFD24F8">
            <wp:extent cx="5943600" cy="2635250"/>
            <wp:effectExtent l="76200" t="76200" r="152400" b="1587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17C50" w14:textId="77777777" w:rsidR="00DB6941" w:rsidRDefault="00DB6941" w:rsidP="00DB6941"/>
    <w:p w14:paraId="479AE85F" w14:textId="77777777" w:rsidR="00DB6941" w:rsidRPr="00D526F3" w:rsidRDefault="00DB6941" w:rsidP="00DB69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  <w:t>Cloudera Manager</w:t>
      </w:r>
    </w:p>
    <w:p w14:paraId="1CD16027" w14:textId="77777777" w:rsidR="00DB6941" w:rsidRDefault="00DB6941" w:rsidP="00DB6941"/>
    <w:p w14:paraId="27627144" w14:textId="77777777" w:rsidR="00DB6941" w:rsidRDefault="00DB6941" w:rsidP="00DB6941">
      <w:pPr>
        <w:pStyle w:val="Heading3"/>
        <w:rPr>
          <w:rFonts w:eastAsia="Times New Roman"/>
        </w:rPr>
      </w:pPr>
      <w:bookmarkStart w:id="3" w:name="_Toc494720330"/>
      <w:r>
        <w:rPr>
          <w:rFonts w:eastAsia="Times New Roman"/>
        </w:rPr>
        <w:t>WebAddress:</w:t>
      </w:r>
      <w:bookmarkEnd w:id="3"/>
    </w:p>
    <w:p w14:paraId="06A000EB" w14:textId="77777777" w:rsidR="00DB6941" w:rsidRDefault="00DB6941" w:rsidP="00DB6941">
      <w:pPr>
        <w:shd w:val="clear" w:color="auto" w:fill="FFFFFF"/>
        <w:rPr>
          <w:rStyle w:val="Hyperlink"/>
          <w:rFonts w:ascii="Calibri" w:eastAsia="Times New Roman" w:hAnsi="Calibri" w:cs="Arial"/>
          <w:color w:val="1155CC"/>
          <w:sz w:val="22"/>
          <w:szCs w:val="22"/>
        </w:rPr>
      </w:pPr>
    </w:p>
    <w:p w14:paraId="434FE839" w14:textId="77777777" w:rsidR="00DB6941" w:rsidRPr="00853D45" w:rsidRDefault="00B71DAF" w:rsidP="00DB6941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hyperlink r:id="rId14" w:tgtFrame="_blank" w:history="1">
        <w:r w:rsidR="00DB6941">
          <w:rPr>
            <w:rStyle w:val="Hyperlink"/>
          </w:rPr>
          <w:t>http://10.100.74.41:7180/</w:t>
        </w:r>
      </w:hyperlink>
    </w:p>
    <w:p w14:paraId="6B8CBD07" w14:textId="77777777" w:rsidR="00DB6941" w:rsidRDefault="00DB6941" w:rsidP="00DB6941"/>
    <w:p w14:paraId="113CAC15" w14:textId="77777777" w:rsidR="00DB6941" w:rsidRDefault="00DB6941" w:rsidP="00DB6941">
      <w:pPr>
        <w:pStyle w:val="Heading3"/>
      </w:pPr>
      <w:bookmarkStart w:id="4" w:name="_Toc494720331"/>
      <w:r>
        <w:t>Architecture:</w:t>
      </w:r>
      <w:bookmarkEnd w:id="4"/>
    </w:p>
    <w:p w14:paraId="5FA262E4" w14:textId="77777777" w:rsidR="00DB6941" w:rsidRDefault="00DB6941" w:rsidP="00DB6941">
      <w:pPr>
        <w:rPr>
          <w:rFonts w:eastAsia="Times New Roman"/>
        </w:rPr>
      </w:pPr>
      <w:commentRangeStart w:id="5"/>
      <w:r>
        <w:rPr>
          <w:rFonts w:eastAsia="Times New Roman"/>
          <w:noProof/>
        </w:rPr>
        <w:drawing>
          <wp:inline distT="0" distB="0" distL="0" distR="0" wp14:anchorId="367FF2B2" wp14:editId="658E5DC5">
            <wp:extent cx="5321643" cy="5919981"/>
            <wp:effectExtent l="76200" t="76200" r="127000" b="138430"/>
            <wp:docPr id="9" name="Picture 9" descr="https://documents.lucidchart.com/documents/1e15e057-136e-49f4-a69d-a11f07459666/pages/0_0?a=5066&amp;x=-4&amp;y=-54&amp;w=1417&amp;h=1577&amp;store=1&amp;accept=image%2F*&amp;auth=LCA%208bb019556a1b4e4c1ab4622568a159902cabe527-ts%3D150697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15e057-136e-49f4-a69d-a11f07459666/pages/0_0?a=5066&amp;x=-4&amp;y=-54&amp;w=1417&amp;h=1577&amp;store=1&amp;accept=image%2F*&amp;auth=LCA%208bb019556a1b4e4c1ab4622568a159902cabe527-ts%3D15069710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63" cy="5923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73B8A6AF" w14:textId="77777777" w:rsidR="00DB6941" w:rsidRDefault="00DB6941" w:rsidP="00DB6941">
      <w:pPr>
        <w:rPr>
          <w:rFonts w:eastAsia="Times New Roman"/>
        </w:rPr>
      </w:pPr>
    </w:p>
    <w:p w14:paraId="0DDF69F5" w14:textId="77777777" w:rsidR="00DB6941" w:rsidRDefault="00DB6941" w:rsidP="00DB6941">
      <w:pPr>
        <w:jc w:val="center"/>
        <w:rPr>
          <w:rFonts w:eastAsia="Times New Roman"/>
        </w:rPr>
      </w:pPr>
    </w:p>
    <w:p w14:paraId="4EF0A283" w14:textId="77777777" w:rsidR="00DB6941" w:rsidRDefault="00DB6941" w:rsidP="00DB6941">
      <w:pPr>
        <w:pStyle w:val="Heading3"/>
      </w:pPr>
      <w:bookmarkStart w:id="6" w:name="_Toc494720332"/>
      <w:r>
        <w:t>Starting/Stopping  Cloudera Manager :</w:t>
      </w:r>
      <w:bookmarkEnd w:id="6"/>
    </w:p>
    <w:p w14:paraId="00975283" w14:textId="77777777" w:rsidR="00DB6941" w:rsidRDefault="00DB6941" w:rsidP="00DB6941"/>
    <w:p w14:paraId="484513AD" w14:textId="77777777" w:rsidR="00DB6941" w:rsidRPr="00137D15" w:rsidRDefault="00DB6941" w:rsidP="00DB6941">
      <w:pPr>
        <w:rPr>
          <w:u w:val="single"/>
        </w:rPr>
      </w:pPr>
      <w:r w:rsidRPr="00137D15">
        <w:rPr>
          <w:u w:val="single"/>
        </w:rPr>
        <w:t>Server:</w:t>
      </w:r>
    </w:p>
    <w:p w14:paraId="1D10B482" w14:textId="77777777" w:rsidR="00DB6941" w:rsidRPr="00B66A1B" w:rsidRDefault="00DB6941" w:rsidP="00DB6941">
      <w:pPr>
        <w:rPr>
          <w:rFonts w:eastAsia="Times New Roman"/>
        </w:rPr>
      </w:pPr>
      <w:r>
        <w:t xml:space="preserve">On </w:t>
      </w:r>
      <w:r w:rsidRPr="00B66A1B">
        <w:t>srvbd-master1.celtel.net</w:t>
      </w:r>
      <w:r>
        <w:t>:</w:t>
      </w:r>
    </w:p>
    <w:p w14:paraId="24E9AA4F" w14:textId="77777777" w:rsidR="00DB6941" w:rsidRDefault="00DB6941" w:rsidP="00DB6941"/>
    <w:p w14:paraId="33374C53" w14:textId="77777777" w:rsidR="00DB6941" w:rsidRDefault="00DB6941" w:rsidP="00DB6941">
      <w:r>
        <w:t>Checking status:</w:t>
      </w:r>
    </w:p>
    <w:p w14:paraId="6B77EBC2" w14:textId="77777777" w:rsidR="00DB6941" w:rsidRPr="00137D15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>&gt; service cloudera-scm-server status</w:t>
      </w:r>
    </w:p>
    <w:p w14:paraId="729C68FC" w14:textId="77777777" w:rsidR="00DB6941" w:rsidRDefault="00DB6941" w:rsidP="00DB6941"/>
    <w:p w14:paraId="757480F5" w14:textId="77777777" w:rsidR="00DB6941" w:rsidRDefault="00DB6941" w:rsidP="00DB6941">
      <w:r>
        <w:t>stopping cloudera manager server:</w:t>
      </w:r>
    </w:p>
    <w:p w14:paraId="1184291F" w14:textId="77777777" w:rsidR="00DB6941" w:rsidRPr="00137D15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>&gt; service cloudera-scm-server stop</w:t>
      </w:r>
    </w:p>
    <w:p w14:paraId="162A5651" w14:textId="77777777" w:rsidR="00DB6941" w:rsidRDefault="00DB6941" w:rsidP="00DB6941"/>
    <w:p w14:paraId="713E22E9" w14:textId="77777777" w:rsidR="00DB6941" w:rsidRDefault="00DB6941" w:rsidP="00DB6941">
      <w:r>
        <w:t>starting cloudera manager server</w:t>
      </w:r>
    </w:p>
    <w:p w14:paraId="77CE3B67" w14:textId="77777777" w:rsidR="00DB6941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>&gt; service cloudera-scm-server start</w:t>
      </w:r>
    </w:p>
    <w:p w14:paraId="3DC9DAE0" w14:textId="77777777" w:rsidR="00DB6941" w:rsidRDefault="00DB6941" w:rsidP="00DB6941">
      <w:pPr>
        <w:rPr>
          <w:rFonts w:ascii="Courier New" w:hAnsi="Courier New" w:cs="Courier New"/>
        </w:rPr>
      </w:pPr>
    </w:p>
    <w:p w14:paraId="03DE91FB" w14:textId="77777777" w:rsidR="00DB6941" w:rsidRDefault="00DB6941" w:rsidP="00DB6941">
      <w:pPr>
        <w:rPr>
          <w:u w:val="single"/>
        </w:rPr>
      </w:pPr>
      <w:r>
        <w:rPr>
          <w:u w:val="single"/>
        </w:rPr>
        <w:t>A</w:t>
      </w:r>
      <w:r w:rsidRPr="00137D15">
        <w:rPr>
          <w:rFonts w:asciiTheme="minorHAnsi" w:hAnsiTheme="minorHAnsi" w:cstheme="minorBidi"/>
          <w:u w:val="single"/>
        </w:rPr>
        <w:t>gents</w:t>
      </w:r>
      <w:r>
        <w:rPr>
          <w:u w:val="single"/>
        </w:rPr>
        <w:t>:</w:t>
      </w:r>
    </w:p>
    <w:p w14:paraId="0C92EC0E" w14:textId="77777777" w:rsidR="00DB6941" w:rsidRPr="00B66A1B" w:rsidRDefault="00DB6941" w:rsidP="00DB6941">
      <w:pPr>
        <w:rPr>
          <w:rFonts w:eastAsia="Times New Roman"/>
        </w:rPr>
      </w:pPr>
      <w:r>
        <w:t xml:space="preserve">On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master &amp; slave nodes</w:t>
      </w:r>
    </w:p>
    <w:p w14:paraId="7B768C74" w14:textId="77777777" w:rsidR="00DB6941" w:rsidRDefault="00DB6941" w:rsidP="00DB6941"/>
    <w:p w14:paraId="0DF74743" w14:textId="77777777" w:rsidR="00DB6941" w:rsidRDefault="00DB6941" w:rsidP="00DB6941">
      <w:r>
        <w:t>Checking status:</w:t>
      </w:r>
    </w:p>
    <w:p w14:paraId="62759866" w14:textId="77777777" w:rsidR="00DB6941" w:rsidRPr="00137D15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 xml:space="preserve">&gt; service </w:t>
      </w:r>
      <w:r>
        <w:rPr>
          <w:rFonts w:ascii="Courier New" w:hAnsi="Courier New" w:cs="Courier New"/>
        </w:rPr>
        <w:t>cloudera-scm-agent</w:t>
      </w:r>
      <w:r w:rsidRPr="00137D15">
        <w:rPr>
          <w:rFonts w:ascii="Courier New" w:hAnsi="Courier New" w:cs="Courier New"/>
        </w:rPr>
        <w:t xml:space="preserve"> status</w:t>
      </w:r>
    </w:p>
    <w:p w14:paraId="546470B2" w14:textId="77777777" w:rsidR="00DB6941" w:rsidRDefault="00DB6941" w:rsidP="00DB6941"/>
    <w:p w14:paraId="2C444F3B" w14:textId="77777777" w:rsidR="00DB6941" w:rsidRDefault="00DB6941" w:rsidP="00DB6941">
      <w:r>
        <w:t>stopping cloudera manager server:</w:t>
      </w:r>
    </w:p>
    <w:p w14:paraId="53A059DB" w14:textId="77777777" w:rsidR="00DB6941" w:rsidRPr="00137D15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 xml:space="preserve">&gt; service </w:t>
      </w:r>
      <w:r>
        <w:rPr>
          <w:rFonts w:ascii="Courier New" w:hAnsi="Courier New" w:cs="Courier New"/>
        </w:rPr>
        <w:t>cloudera-scm-agent</w:t>
      </w:r>
      <w:r w:rsidRPr="00137D15">
        <w:rPr>
          <w:rFonts w:ascii="Courier New" w:hAnsi="Courier New" w:cs="Courier New"/>
        </w:rPr>
        <w:t xml:space="preserve"> stop</w:t>
      </w:r>
    </w:p>
    <w:p w14:paraId="49A41514" w14:textId="77777777" w:rsidR="00DB6941" w:rsidRDefault="00DB6941" w:rsidP="00DB6941"/>
    <w:p w14:paraId="36C97709" w14:textId="77777777" w:rsidR="00DB6941" w:rsidRDefault="00DB6941" w:rsidP="00DB6941">
      <w:r>
        <w:t>starting cloudera manager server</w:t>
      </w:r>
    </w:p>
    <w:p w14:paraId="69E854C8" w14:textId="77777777" w:rsidR="00DB6941" w:rsidRDefault="00DB6941" w:rsidP="00DB6941">
      <w:pPr>
        <w:rPr>
          <w:rFonts w:ascii="Courier New" w:hAnsi="Courier New" w:cs="Courier New"/>
        </w:rPr>
      </w:pPr>
      <w:r w:rsidRPr="00137D15">
        <w:rPr>
          <w:rFonts w:ascii="Courier New" w:hAnsi="Courier New" w:cs="Courier New"/>
        </w:rPr>
        <w:t xml:space="preserve">&gt; service </w:t>
      </w:r>
      <w:r>
        <w:rPr>
          <w:rFonts w:ascii="Courier New" w:hAnsi="Courier New" w:cs="Courier New"/>
        </w:rPr>
        <w:t>cloudera-scm-agent</w:t>
      </w:r>
      <w:r w:rsidRPr="00137D15">
        <w:rPr>
          <w:rFonts w:ascii="Courier New" w:hAnsi="Courier New" w:cs="Courier New"/>
        </w:rPr>
        <w:t xml:space="preserve"> start</w:t>
      </w:r>
    </w:p>
    <w:p w14:paraId="1109658F" w14:textId="77777777" w:rsidR="00DB6941" w:rsidRDefault="00DB6941" w:rsidP="00DB6941"/>
    <w:p w14:paraId="3089DDD1" w14:textId="77777777" w:rsidR="00DB6941" w:rsidRDefault="00DB6941" w:rsidP="00DB6941"/>
    <w:p w14:paraId="340F5D9D" w14:textId="77777777" w:rsidR="00DB6941" w:rsidRDefault="00DB6941" w:rsidP="00DB6941">
      <w:r>
        <w:t>Logs for cloudera manager</w:t>
      </w:r>
    </w:p>
    <w:p w14:paraId="4C871CD6" w14:textId="77777777" w:rsidR="00DB6941" w:rsidRDefault="00DB6941" w:rsidP="00DB6941"/>
    <w:p w14:paraId="766A1E8C" w14:textId="77777777" w:rsidR="00DB6941" w:rsidRDefault="00DB6941" w:rsidP="00DB6941">
      <w:r>
        <w:t>Cloudera-Manager Server</w:t>
      </w:r>
    </w:p>
    <w:p w14:paraId="6022D4C6" w14:textId="77777777" w:rsidR="00DB6941" w:rsidRDefault="00DB6941" w:rsidP="00DB6941">
      <w:pPr>
        <w:rPr>
          <w:rFonts w:ascii="Courier New" w:hAnsi="Courier New" w:cs="Courier New"/>
        </w:rPr>
      </w:pPr>
      <w:r w:rsidRPr="000947DC">
        <w:rPr>
          <w:rFonts w:ascii="Courier New" w:hAnsi="Courier New" w:cs="Courier New"/>
        </w:rPr>
        <w:t>/var/log/cloudera-scm-server/</w:t>
      </w:r>
    </w:p>
    <w:p w14:paraId="334989C5" w14:textId="77777777" w:rsidR="00DB6941" w:rsidRDefault="00DB6941" w:rsidP="00DB6941">
      <w:pPr>
        <w:rPr>
          <w:rFonts w:ascii="Courier New" w:hAnsi="Courier New" w:cs="Courier New"/>
        </w:rPr>
      </w:pPr>
    </w:p>
    <w:p w14:paraId="27371C3D" w14:textId="77777777" w:rsidR="00DB6941" w:rsidRPr="000947DC" w:rsidRDefault="00DB6941" w:rsidP="00DB6941">
      <w:pPr>
        <w:rPr>
          <w:rFonts w:asciiTheme="minorHAnsi" w:hAnsiTheme="minorHAnsi" w:cstheme="minorBidi"/>
        </w:rPr>
      </w:pPr>
      <w:r w:rsidRPr="000947DC">
        <w:rPr>
          <w:rFonts w:asciiTheme="minorHAnsi" w:hAnsiTheme="minorHAnsi" w:cstheme="minorBidi"/>
        </w:rPr>
        <w:t>Cloudera-Manager Agent</w:t>
      </w:r>
    </w:p>
    <w:p w14:paraId="0843298E" w14:textId="77777777" w:rsidR="00DB6941" w:rsidRDefault="00DB6941" w:rsidP="00DB6941">
      <w:pPr>
        <w:rPr>
          <w:rFonts w:ascii="Courier New" w:hAnsi="Courier New" w:cs="Courier New"/>
        </w:rPr>
      </w:pPr>
      <w:r w:rsidRPr="000947DC">
        <w:rPr>
          <w:rFonts w:ascii="Courier New" w:hAnsi="Courier New" w:cs="Courier New"/>
        </w:rPr>
        <w:t>/var/log/cloudera-scm-agent/</w:t>
      </w:r>
    </w:p>
    <w:p w14:paraId="139DD473" w14:textId="77777777" w:rsidR="00DB6941" w:rsidRDefault="00DB6941" w:rsidP="00DB6941">
      <w:pPr>
        <w:rPr>
          <w:rFonts w:ascii="Courier New" w:hAnsi="Courier New" w:cs="Courier New"/>
        </w:rPr>
      </w:pPr>
    </w:p>
    <w:p w14:paraId="28EC0B88" w14:textId="77777777" w:rsidR="00DB6941" w:rsidRDefault="00DB6941" w:rsidP="00DB6941">
      <w:pPr>
        <w:rPr>
          <w:rFonts w:ascii="Courier New" w:hAnsi="Courier New" w:cs="Courier New"/>
        </w:rPr>
      </w:pPr>
    </w:p>
    <w:p w14:paraId="02832C63" w14:textId="77777777" w:rsidR="00DB6941" w:rsidRPr="00704806" w:rsidRDefault="00DB6941" w:rsidP="00DB6941">
      <w:pPr>
        <w:rPr>
          <w:rFonts w:asciiTheme="minorHAnsi" w:hAnsiTheme="minorHAnsi" w:cstheme="minorBidi"/>
        </w:rPr>
      </w:pPr>
      <w:r w:rsidRPr="00704806">
        <w:rPr>
          <w:rFonts w:asciiTheme="minorHAnsi" w:hAnsiTheme="minorHAnsi" w:cstheme="minorBidi"/>
        </w:rPr>
        <w:t>Cloudera Manager admin login credentials :</w:t>
      </w:r>
    </w:p>
    <w:p w14:paraId="7D4A8C7B" w14:textId="77777777" w:rsidR="00DB6941" w:rsidRDefault="00DB6941" w:rsidP="00DB6941">
      <w:pPr>
        <w:rPr>
          <w:rFonts w:ascii="Courier New" w:hAnsi="Courier New" w:cs="Courier New"/>
        </w:rPr>
      </w:pPr>
    </w:p>
    <w:p w14:paraId="2FFC4592" w14:textId="77777777" w:rsidR="00DB6941" w:rsidRDefault="00DB6941" w:rsidP="00DB6941">
      <w:pPr>
        <w:rPr>
          <w:rFonts w:ascii="Courier New" w:hAnsi="Courier New" w:cs="Courier New"/>
        </w:rPr>
      </w:pPr>
      <w:commentRangeStart w:id="7"/>
      <w:r w:rsidRPr="00704806">
        <w:rPr>
          <w:rFonts w:asciiTheme="minorHAnsi" w:hAnsiTheme="minorHAnsi" w:cstheme="minorBidi"/>
        </w:rPr>
        <w:t>Username :</w:t>
      </w:r>
      <w:r>
        <w:rPr>
          <w:rFonts w:ascii="Courier New" w:hAnsi="Courier New" w:cs="Courier New"/>
        </w:rPr>
        <w:t xml:space="preserve"> admin</w:t>
      </w:r>
    </w:p>
    <w:p w14:paraId="7C05B865" w14:textId="50945381" w:rsidR="00DB6941" w:rsidRDefault="00DB6941" w:rsidP="00DB6941">
      <w:pPr>
        <w:rPr>
          <w:rFonts w:ascii="Courier New" w:hAnsi="Courier New" w:cs="Courier New"/>
        </w:rPr>
      </w:pPr>
      <w:r w:rsidRPr="00704806">
        <w:rPr>
          <w:rFonts w:asciiTheme="minorHAnsi" w:hAnsiTheme="minorHAnsi" w:cstheme="minorBidi"/>
        </w:rPr>
        <w:t>Password :</w:t>
      </w:r>
      <w:r>
        <w:rPr>
          <w:rFonts w:ascii="Courier New" w:hAnsi="Courier New" w:cs="Courier New"/>
        </w:rPr>
        <w:t xml:space="preserve"> password shared with </w:t>
      </w:r>
      <w:ins w:id="8" w:author="Microsoft Office User" w:date="2017-11-15T15:46:00Z">
        <w:r w:rsidR="00F851F0">
          <w:rPr>
            <w:rFonts w:ascii="Courier New" w:hAnsi="Courier New" w:cs="Courier New"/>
          </w:rPr>
          <w:t>Sandra</w:t>
        </w:r>
      </w:ins>
      <w:bookmarkStart w:id="9" w:name="_GoBack"/>
      <w:bookmarkEnd w:id="9"/>
      <w:del w:id="10" w:author="Microsoft Office User" w:date="2017-11-15T15:46:00Z">
        <w:r w:rsidDel="00F851F0">
          <w:rPr>
            <w:rFonts w:ascii="Courier New" w:hAnsi="Courier New" w:cs="Courier New"/>
          </w:rPr>
          <w:delText>Nancy Hernendez</w:delText>
        </w:r>
        <w:commentRangeEnd w:id="7"/>
        <w:r w:rsidDel="00F851F0">
          <w:rPr>
            <w:rStyle w:val="CommentReference"/>
          </w:rPr>
          <w:commentReference w:id="7"/>
        </w:r>
      </w:del>
    </w:p>
    <w:p w14:paraId="027FEA0A" w14:textId="77777777" w:rsidR="00DB6941" w:rsidRDefault="00DB6941" w:rsidP="00DB6941">
      <w:pPr>
        <w:rPr>
          <w:rFonts w:ascii="Courier New" w:hAnsi="Courier New" w:cs="Courier New"/>
        </w:rPr>
      </w:pPr>
    </w:p>
    <w:p w14:paraId="0042321E" w14:textId="77777777" w:rsidR="00DB6941" w:rsidRDefault="00DB6941" w:rsidP="00DB6941">
      <w:pPr>
        <w:rPr>
          <w:rFonts w:ascii="Courier New" w:hAnsi="Courier New" w:cs="Courier New"/>
        </w:rPr>
      </w:pPr>
      <w:r w:rsidRPr="00704806">
        <w:rPr>
          <w:rFonts w:asciiTheme="minorHAnsi" w:hAnsiTheme="minorHAnsi" w:cstheme="minorBidi"/>
        </w:rPr>
        <w:t>Admin Group on AD for Cloudera Manager :</w:t>
      </w:r>
      <w:r>
        <w:rPr>
          <w:rFonts w:ascii="Courier New" w:hAnsi="Courier New" w:cs="Courier New"/>
        </w:rPr>
        <w:t xml:space="preserve"> </w:t>
      </w:r>
      <w:r w:rsidRPr="00704806">
        <w:rPr>
          <w:rFonts w:ascii="Courier New" w:hAnsi="Courier New" w:cs="Courier New"/>
        </w:rPr>
        <w:t>dlg-cm-admin</w:t>
      </w:r>
    </w:p>
    <w:p w14:paraId="06894A06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  <w:r w:rsidRPr="00134F66">
        <w:rPr>
          <w:rFonts w:asciiTheme="minorHAnsi" w:hAnsiTheme="minorHAnsi" w:cstheme="minorBidi"/>
        </w:rPr>
        <w:t>Various Services monitored by Cloudera Manager</w:t>
      </w:r>
    </w:p>
    <w:p w14:paraId="5BE9773A" w14:textId="77777777" w:rsidR="00DB6941" w:rsidRDefault="00DB6941" w:rsidP="00DB6941">
      <w:pPr>
        <w:rPr>
          <w:rFonts w:ascii="Courier New" w:hAnsi="Courier New" w:cs="Courier New"/>
        </w:rPr>
      </w:pPr>
      <w:r w:rsidRPr="00870F88">
        <w:rPr>
          <w:rFonts w:ascii="Courier New" w:hAnsi="Courier New" w:cs="Courier New"/>
          <w:noProof/>
        </w:rPr>
        <w:drawing>
          <wp:inline distT="0" distB="0" distL="0" distR="0" wp14:anchorId="21B036DE" wp14:editId="0035B67F">
            <wp:extent cx="5943600" cy="3185795"/>
            <wp:effectExtent l="76200" t="76200" r="152400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98"/>
                    <a:stretch/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DEB9" w14:textId="77777777" w:rsidR="00DB6941" w:rsidRDefault="00DB6941" w:rsidP="00DB6941">
      <w:pPr>
        <w:rPr>
          <w:rFonts w:ascii="Courier New" w:hAnsi="Courier New" w:cs="Courier New"/>
        </w:rPr>
      </w:pPr>
    </w:p>
    <w:p w14:paraId="78601E85" w14:textId="77777777" w:rsidR="00DB6941" w:rsidRPr="00134F66" w:rsidRDefault="00DB6941" w:rsidP="00DB6941">
      <w:pPr>
        <w:rPr>
          <w:rFonts w:asciiTheme="minorHAnsi" w:hAnsiTheme="minorHAnsi" w:cstheme="minorBidi"/>
        </w:rPr>
      </w:pPr>
      <w:r w:rsidRPr="00134F66">
        <w:rPr>
          <w:rFonts w:asciiTheme="minorHAnsi" w:hAnsiTheme="minorHAnsi" w:cstheme="minorBidi"/>
        </w:rPr>
        <w:t>Starting and Stopping services through Cloudera Manager</w:t>
      </w:r>
    </w:p>
    <w:p w14:paraId="1A7FC0D1" w14:textId="77777777" w:rsidR="00DB6941" w:rsidRDefault="00DB6941" w:rsidP="00DB6941">
      <w:pPr>
        <w:rPr>
          <w:rFonts w:ascii="Courier New" w:hAnsi="Courier New" w:cs="Courier New"/>
        </w:rPr>
      </w:pPr>
    </w:p>
    <w:p w14:paraId="3214C601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6E36E" wp14:editId="486FBCC4">
                <wp:simplePos x="0" y="0"/>
                <wp:positionH relativeFrom="column">
                  <wp:posOffset>1229360</wp:posOffset>
                </wp:positionH>
                <wp:positionV relativeFrom="paragraph">
                  <wp:posOffset>1367790</wp:posOffset>
                </wp:positionV>
                <wp:extent cx="838200" cy="1257300"/>
                <wp:effectExtent l="0" t="0" r="25400" b="381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257300"/>
                        </a:xfrm>
                        <a:prstGeom prst="roundRect">
                          <a:avLst>
                            <a:gd name="adj" fmla="val 8917"/>
                          </a:avLst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0172B" id="Rounded Rectangle 5" o:spid="_x0000_s1026" style="position:absolute;margin-left:96.8pt;margin-top:107.7pt;width:66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844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" filled="f" strokecolor="#1f3763 [1604]" strokeweight="2.25pt">
                <v:stroke joinstyle="miter"/>
              </v:roundrect>
            </w:pict>
          </mc:Fallback>
        </mc:AlternateContent>
      </w:r>
      <w:r w:rsidRPr="00870F88">
        <w:rPr>
          <w:rFonts w:ascii="Courier New" w:hAnsi="Courier New" w:cs="Courier New"/>
          <w:noProof/>
        </w:rPr>
        <w:drawing>
          <wp:inline distT="0" distB="0" distL="0" distR="0" wp14:anchorId="01A99036" wp14:editId="610E1566">
            <wp:extent cx="5943600" cy="3192145"/>
            <wp:effectExtent l="76200" t="76200" r="152400" b="1606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83"/>
                    <a:stretch/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D10E" w14:textId="77777777" w:rsidR="00DB6941" w:rsidRPr="003661E1" w:rsidRDefault="00DB6941" w:rsidP="00DB6941">
      <w:pPr>
        <w:rPr>
          <w:rFonts w:asciiTheme="minorHAnsi" w:hAnsiTheme="minorHAnsi" w:cstheme="minorBidi"/>
        </w:rPr>
      </w:pPr>
      <w:r w:rsidRPr="003661E1">
        <w:rPr>
          <w:rFonts w:asciiTheme="minorHAnsi" w:hAnsiTheme="minorHAnsi" w:cstheme="minorBidi"/>
        </w:rPr>
        <w:t>Clicking on individual service provides more details about the service :</w:t>
      </w:r>
    </w:p>
    <w:p w14:paraId="3AECE4DF" w14:textId="77777777" w:rsidR="00DB6941" w:rsidRDefault="00DB6941" w:rsidP="00DB6941">
      <w:pPr>
        <w:rPr>
          <w:rFonts w:ascii="Courier New" w:hAnsi="Courier New" w:cs="Courier New"/>
        </w:rPr>
      </w:pPr>
    </w:p>
    <w:p w14:paraId="2D15103C" w14:textId="77777777" w:rsidR="00DB6941" w:rsidRDefault="00DB6941" w:rsidP="00DB6941">
      <w:pPr>
        <w:rPr>
          <w:rFonts w:ascii="Courier New" w:hAnsi="Courier New" w:cs="Courier New"/>
        </w:rPr>
      </w:pPr>
    </w:p>
    <w:p w14:paraId="1C1CA3BE" w14:textId="77777777" w:rsidR="00DB6941" w:rsidRDefault="00DB6941" w:rsidP="00DB6941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57C338" wp14:editId="65E9267D">
                <wp:simplePos x="0" y="0"/>
                <wp:positionH relativeFrom="column">
                  <wp:posOffset>2684834</wp:posOffset>
                </wp:positionH>
                <wp:positionV relativeFrom="paragraph">
                  <wp:posOffset>-116732</wp:posOffset>
                </wp:positionV>
                <wp:extent cx="3500701" cy="45212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0701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B0A99" w14:textId="77777777" w:rsidR="00DB6941" w:rsidRDefault="00DB6941" w:rsidP="00DB6941">
                            <w:r>
                              <w:t>Hosts participating in this service( please note hostname on CM will be specific to HN cluster)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338" id="Text Box 21" o:spid="_x0000_s1029" type="#_x0000_t202" style="position:absolute;left:0;text-align:left;margin-left:211.4pt;margin-top:-9.15pt;width:275.65pt;height:3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" filled="f" stroked="f">
                <v:textbox>
                  <w:txbxContent>
                    <w:p w14:paraId="447B0A99" w14:textId="77777777" w:rsidR="00DB6941" w:rsidRDefault="00DB6941" w:rsidP="00DB6941">
                      <w:r>
                        <w:t xml:space="preserve">Hosts participating in this </w:t>
                      </w:r>
                      <w:proofErr w:type="gramStart"/>
                      <w:r>
                        <w:t>service( please</w:t>
                      </w:r>
                      <w:proofErr w:type="gramEnd"/>
                      <w:r>
                        <w:t xml:space="preserve"> note hostname on CM will be specific to HN cluster)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768006" wp14:editId="291A2E43">
                <wp:simplePos x="0" y="0"/>
                <wp:positionH relativeFrom="column">
                  <wp:posOffset>1463040</wp:posOffset>
                </wp:positionH>
                <wp:positionV relativeFrom="paragraph">
                  <wp:posOffset>61595</wp:posOffset>
                </wp:positionV>
                <wp:extent cx="1064895" cy="3378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009F8" w14:textId="77777777" w:rsidR="00DB6941" w:rsidRDefault="00DB6941" w:rsidP="00DB6941">
                            <w:r>
                              <w:t>Instances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68006" id="Text Box 15" o:spid="_x0000_s1030" type="#_x0000_t202" style="position:absolute;left:0;text-align:left;margin-left:115.2pt;margin-top:4.85pt;width:83.85pt;height:2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" filled="f" stroked="f">
                <v:textbox>
                  <w:txbxContent>
                    <w:p w14:paraId="5A1009F8" w14:textId="77777777" w:rsidR="00DB6941" w:rsidRDefault="00DB6941" w:rsidP="00DB6941">
                      <w:r>
                        <w:t>Instances</w:t>
                      </w:r>
                    </w:p>
                  </w:txbxContent>
                </v:textbox>
              </v:shape>
            </w:pict>
          </mc:Fallback>
        </mc:AlternateContent>
      </w:r>
    </w:p>
    <w:p w14:paraId="11C2709D" w14:textId="77777777" w:rsidR="00DB6941" w:rsidRDefault="00DB6941" w:rsidP="00DB6941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D9023" wp14:editId="423F79B6">
                <wp:simplePos x="0" y="0"/>
                <wp:positionH relativeFrom="column">
                  <wp:posOffset>853440</wp:posOffset>
                </wp:positionH>
                <wp:positionV relativeFrom="paragraph">
                  <wp:posOffset>10795</wp:posOffset>
                </wp:positionV>
                <wp:extent cx="687705" cy="1369060"/>
                <wp:effectExtent l="50800" t="0" r="23495" b="10414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705" cy="1369060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6E858D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" o:spid="_x0000_s1026" type="#_x0000_t34" style="position:absolute;margin-left:67.2pt;margin-top:.85pt;width:54.15pt;height:107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" strokecolor="#4472c4 [3204]" strokeweight="1.5pt">
                <v:stroke endarrow="block"/>
              </v:shape>
            </w:pict>
          </mc:Fallback>
        </mc:AlternateContent>
      </w:r>
    </w:p>
    <w:p w14:paraId="6B67008A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2D23A5" wp14:editId="16BD3355">
                <wp:simplePos x="0" y="0"/>
                <wp:positionH relativeFrom="column">
                  <wp:posOffset>3289935</wp:posOffset>
                </wp:positionH>
                <wp:positionV relativeFrom="paragraph">
                  <wp:posOffset>51435</wp:posOffset>
                </wp:positionV>
                <wp:extent cx="0" cy="1828800"/>
                <wp:effectExtent l="50800" t="0" r="7620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B52DF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59.05pt;margin-top:4.05pt;width:0;height:2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698C8F3D" w14:textId="77777777" w:rsidR="00DB6941" w:rsidRDefault="00DB6941" w:rsidP="00DB6941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66F4CE" wp14:editId="4FCA7420">
                <wp:simplePos x="0" y="0"/>
                <wp:positionH relativeFrom="column">
                  <wp:posOffset>1462405</wp:posOffset>
                </wp:positionH>
                <wp:positionV relativeFrom="paragraph">
                  <wp:posOffset>1542415</wp:posOffset>
                </wp:positionV>
                <wp:extent cx="4417695" cy="1828800"/>
                <wp:effectExtent l="0" t="0" r="27305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7695" cy="18288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822C8" id="Rectangle 17" o:spid="_x0000_s1026" style="position:absolute;margin-left:115.15pt;margin-top:121.45pt;width:347.85pt;height:2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" filled="f" strokecolor="#1f3763 [1604]" strokeweight="2.25pt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D5E20B" wp14:editId="3C4D817C">
                <wp:simplePos x="0" y="0"/>
                <wp:positionH relativeFrom="column">
                  <wp:posOffset>396240</wp:posOffset>
                </wp:positionH>
                <wp:positionV relativeFrom="paragraph">
                  <wp:posOffset>915035</wp:posOffset>
                </wp:positionV>
                <wp:extent cx="457200" cy="22860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3F237" id="Rectangle 14" o:spid="_x0000_s1026" style="position:absolute;margin-left:31.2pt;margin-top:72.05pt;width:3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" filled="f" strokecolor="#1f3763 [1604]" strokeweight="2.25pt"/>
            </w:pict>
          </mc:Fallback>
        </mc:AlternateContent>
      </w:r>
      <w:r w:rsidRPr="001136A8">
        <w:rPr>
          <w:rFonts w:ascii="Courier New" w:hAnsi="Courier New" w:cs="Courier New"/>
          <w:noProof/>
        </w:rPr>
        <w:drawing>
          <wp:inline distT="0" distB="0" distL="0" distR="0" wp14:anchorId="046D4273" wp14:editId="6E9AE56E">
            <wp:extent cx="5943600" cy="3224530"/>
            <wp:effectExtent l="76200" t="76200" r="152400" b="153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41"/>
                    <a:stretch/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0095" w14:textId="77777777" w:rsidR="00DB6941" w:rsidRDefault="00DB6941" w:rsidP="00DB6941">
      <w:pPr>
        <w:rPr>
          <w:rFonts w:ascii="Courier New" w:hAnsi="Courier New" w:cs="Courier New"/>
        </w:rPr>
      </w:pPr>
    </w:p>
    <w:p w14:paraId="0E0343C7" w14:textId="77777777" w:rsidR="00DB6941" w:rsidRDefault="00DB6941" w:rsidP="00DB6941">
      <w:pPr>
        <w:rPr>
          <w:rFonts w:ascii="Courier New" w:hAnsi="Courier New" w:cs="Courier New"/>
        </w:rPr>
      </w:pPr>
    </w:p>
    <w:p w14:paraId="2E4BCF22" w14:textId="77777777" w:rsidR="00DB6941" w:rsidRDefault="00DB6941" w:rsidP="00DB6941">
      <w:pPr>
        <w:rPr>
          <w:rFonts w:ascii="Courier New" w:hAnsi="Courier New" w:cs="Courier New"/>
        </w:rPr>
      </w:pPr>
    </w:p>
    <w:p w14:paraId="2D561AC7" w14:textId="77777777" w:rsidR="00DB6941" w:rsidRDefault="00DB6941" w:rsidP="00DB6941">
      <w:pPr>
        <w:rPr>
          <w:rFonts w:ascii="Courier New" w:hAnsi="Courier New" w:cs="Courier New"/>
        </w:rPr>
      </w:pPr>
    </w:p>
    <w:p w14:paraId="5B4E0C73" w14:textId="77777777" w:rsidR="00DB6941" w:rsidRDefault="00DB6941" w:rsidP="00DB6941">
      <w:pPr>
        <w:rPr>
          <w:rFonts w:ascii="Courier New" w:hAnsi="Courier New" w:cs="Courier New"/>
        </w:rPr>
      </w:pPr>
    </w:p>
    <w:p w14:paraId="5C406E8B" w14:textId="77777777" w:rsidR="00DB6941" w:rsidRDefault="00DB6941" w:rsidP="00DB6941">
      <w:pPr>
        <w:rPr>
          <w:rFonts w:ascii="Courier New" w:hAnsi="Courier New" w:cs="Courier New"/>
        </w:rPr>
      </w:pPr>
    </w:p>
    <w:p w14:paraId="2EDDB160" w14:textId="77777777" w:rsidR="00DB6941" w:rsidRDefault="00DB6941" w:rsidP="00DB6941">
      <w:pPr>
        <w:rPr>
          <w:rFonts w:ascii="Courier New" w:hAnsi="Courier New" w:cs="Courier New"/>
        </w:rPr>
      </w:pPr>
    </w:p>
    <w:p w14:paraId="09EA726A" w14:textId="77777777" w:rsidR="00DB6941" w:rsidRDefault="00DB6941" w:rsidP="00DB6941">
      <w:pPr>
        <w:rPr>
          <w:rFonts w:ascii="Courier New" w:hAnsi="Courier New" w:cs="Courier New"/>
        </w:rPr>
      </w:pPr>
    </w:p>
    <w:p w14:paraId="02340B60" w14:textId="77777777" w:rsidR="00DB6941" w:rsidRDefault="00DB6941" w:rsidP="00DB6941">
      <w:pPr>
        <w:rPr>
          <w:rFonts w:ascii="Courier New" w:hAnsi="Courier New" w:cs="Courier New"/>
        </w:rPr>
      </w:pPr>
    </w:p>
    <w:p w14:paraId="21A52490" w14:textId="77777777" w:rsidR="00DB6941" w:rsidRDefault="00DB6941" w:rsidP="00DB6941">
      <w:pPr>
        <w:rPr>
          <w:rFonts w:ascii="Courier New" w:hAnsi="Courier New" w:cs="Courier New"/>
        </w:rPr>
      </w:pPr>
    </w:p>
    <w:p w14:paraId="5778751E" w14:textId="77777777" w:rsidR="00DB6941" w:rsidRDefault="00DB6941" w:rsidP="00DB6941">
      <w:pPr>
        <w:rPr>
          <w:rFonts w:ascii="Courier New" w:hAnsi="Courier New" w:cs="Courier New"/>
        </w:rPr>
      </w:pPr>
    </w:p>
    <w:p w14:paraId="4331D158" w14:textId="77777777" w:rsidR="00DB6941" w:rsidRDefault="00DB6941" w:rsidP="00DB6941">
      <w:pPr>
        <w:rPr>
          <w:rFonts w:ascii="Courier New" w:hAnsi="Courier New" w:cs="Courier New"/>
        </w:rPr>
      </w:pPr>
    </w:p>
    <w:p w14:paraId="693907D0" w14:textId="77777777" w:rsidR="00DB6941" w:rsidRDefault="00DB6941" w:rsidP="00DB6941">
      <w:pPr>
        <w:rPr>
          <w:rFonts w:ascii="Courier New" w:hAnsi="Courier New" w:cs="Courier New"/>
        </w:rPr>
      </w:pPr>
    </w:p>
    <w:p w14:paraId="4BEDB784" w14:textId="77777777" w:rsidR="00DB6941" w:rsidRDefault="00DB6941" w:rsidP="00DB6941">
      <w:pPr>
        <w:rPr>
          <w:rFonts w:ascii="Courier New" w:hAnsi="Courier New" w:cs="Courier New"/>
        </w:rPr>
      </w:pPr>
    </w:p>
    <w:p w14:paraId="79A60D94" w14:textId="77777777" w:rsidR="00DB6941" w:rsidRDefault="00DB6941" w:rsidP="00DB6941">
      <w:pPr>
        <w:rPr>
          <w:rFonts w:ascii="Courier New" w:hAnsi="Courier New" w:cs="Courier New"/>
        </w:rPr>
      </w:pPr>
    </w:p>
    <w:p w14:paraId="7263E3AB" w14:textId="77777777" w:rsidR="00DB6941" w:rsidRDefault="00DB6941" w:rsidP="00DB6941">
      <w:pPr>
        <w:rPr>
          <w:rFonts w:ascii="Courier New" w:hAnsi="Courier New" w:cs="Courier New"/>
        </w:rPr>
      </w:pPr>
    </w:p>
    <w:p w14:paraId="7D220F87" w14:textId="77777777" w:rsidR="00DB6941" w:rsidRDefault="00DB6941" w:rsidP="00DB6941">
      <w:pPr>
        <w:rPr>
          <w:rFonts w:ascii="Courier New" w:hAnsi="Courier New" w:cs="Courier New"/>
        </w:rPr>
      </w:pPr>
    </w:p>
    <w:p w14:paraId="1EBAAA5A" w14:textId="77777777" w:rsidR="00DB6941" w:rsidRDefault="00DB6941" w:rsidP="00DB6941">
      <w:pPr>
        <w:rPr>
          <w:rFonts w:ascii="Courier New" w:hAnsi="Courier New" w:cs="Courier New"/>
        </w:rPr>
      </w:pPr>
    </w:p>
    <w:p w14:paraId="7A25FF5B" w14:textId="77777777" w:rsidR="00DB6941" w:rsidRDefault="00DB6941" w:rsidP="00DB6941">
      <w:pPr>
        <w:rPr>
          <w:rFonts w:ascii="Courier New" w:hAnsi="Courier New" w:cs="Courier New"/>
        </w:rPr>
      </w:pPr>
    </w:p>
    <w:p w14:paraId="1EC23CE6" w14:textId="77777777" w:rsidR="00DB6941" w:rsidRDefault="00DB6941" w:rsidP="00DB6941">
      <w:pPr>
        <w:rPr>
          <w:rFonts w:ascii="Courier New" w:hAnsi="Courier New" w:cs="Courier New"/>
        </w:rPr>
      </w:pPr>
    </w:p>
    <w:p w14:paraId="1CA6FA54" w14:textId="77777777" w:rsidR="00DB6941" w:rsidRDefault="00DB6941" w:rsidP="00DB6941">
      <w:pPr>
        <w:rPr>
          <w:rFonts w:ascii="Courier New" w:hAnsi="Courier New" w:cs="Courier New"/>
        </w:rPr>
      </w:pPr>
    </w:p>
    <w:p w14:paraId="4CDE39E3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609AE1" wp14:editId="6022958F">
                <wp:simplePos x="0" y="0"/>
                <wp:positionH relativeFrom="column">
                  <wp:posOffset>2531110</wp:posOffset>
                </wp:positionH>
                <wp:positionV relativeFrom="paragraph">
                  <wp:posOffset>-456565</wp:posOffset>
                </wp:positionV>
                <wp:extent cx="1064895" cy="3378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D5682" w14:textId="77777777" w:rsidR="00DB6941" w:rsidRDefault="00DB6941" w:rsidP="00DB6941">
                            <w:r>
                              <w:t>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09AE1" id="Text Box 23" o:spid="_x0000_s1031" type="#_x0000_t202" style="position:absolute;margin-left:199.3pt;margin-top:-35.9pt;width:83.85pt;height:2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" filled="f" stroked="f">
                <v:textbox>
                  <w:txbxContent>
                    <w:p w14:paraId="318D5682" w14:textId="77777777" w:rsidR="00DB6941" w:rsidRDefault="00DB6941" w:rsidP="00DB6941">
                      <w:r>
                        <w:t>Configurations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D07767" wp14:editId="3D8165D6">
                <wp:simplePos x="0" y="0"/>
                <wp:positionH relativeFrom="column">
                  <wp:posOffset>1534795</wp:posOffset>
                </wp:positionH>
                <wp:positionV relativeFrom="paragraph">
                  <wp:posOffset>-342265</wp:posOffset>
                </wp:positionV>
                <wp:extent cx="916305" cy="1374140"/>
                <wp:effectExtent l="50800" t="0" r="23495" b="9906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05" cy="1374140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370E7" id="Elbow Connector 24" o:spid="_x0000_s1026" type="#_x0000_t34" style="position:absolute;margin-left:120.85pt;margin-top:-26.9pt;width:72.15pt;height:108.2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" strokecolor="#4472c4 [3204]" strokeweight="2.25pt">
                <v:stroke endarrow="block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2C9E28" wp14:editId="52BC2F16">
                <wp:simplePos x="0" y="0"/>
                <wp:positionH relativeFrom="column">
                  <wp:posOffset>772159</wp:posOffset>
                </wp:positionH>
                <wp:positionV relativeFrom="paragraph">
                  <wp:posOffset>914400</wp:posOffset>
                </wp:positionV>
                <wp:extent cx="688975" cy="228600"/>
                <wp:effectExtent l="0" t="0" r="2222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75" cy="2286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AFF58D" id="Rectangle 25" o:spid="_x0000_s1026" style="position:absolute;margin-left:60.8pt;margin-top:1in;width:54.25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" filled="f" strokecolor="#1f3763 [1604]" strokeweight="2.25pt"/>
            </w:pict>
          </mc:Fallback>
        </mc:AlternateContent>
      </w:r>
      <w:r w:rsidRPr="00BE14EE">
        <w:rPr>
          <w:rFonts w:ascii="Courier New" w:hAnsi="Courier New" w:cs="Courier New"/>
          <w:noProof/>
        </w:rPr>
        <w:drawing>
          <wp:inline distT="0" distB="0" distL="0" distR="0" wp14:anchorId="18672E92" wp14:editId="497246C5">
            <wp:extent cx="5943600" cy="3470275"/>
            <wp:effectExtent l="76200" t="76200" r="152400" b="1619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F9D59" w14:textId="77777777" w:rsidR="00DB6941" w:rsidRDefault="00DB6941" w:rsidP="00DB6941">
      <w:pPr>
        <w:rPr>
          <w:rFonts w:ascii="Courier New" w:hAnsi="Courier New" w:cs="Courier New"/>
        </w:rPr>
      </w:pPr>
    </w:p>
    <w:p w14:paraId="632417AD" w14:textId="77777777" w:rsidR="00DB6941" w:rsidRDefault="00DB6941" w:rsidP="00DB6941">
      <w:pPr>
        <w:rPr>
          <w:rFonts w:ascii="Courier New" w:hAnsi="Courier New" w:cs="Courier New"/>
        </w:rPr>
      </w:pPr>
    </w:p>
    <w:p w14:paraId="7AAD3876" w14:textId="77777777" w:rsidR="00DB6941" w:rsidRDefault="00DB6941" w:rsidP="00DB6941">
      <w:pPr>
        <w:rPr>
          <w:rFonts w:ascii="Courier New" w:hAnsi="Courier New" w:cs="Courier New"/>
        </w:rPr>
      </w:pPr>
    </w:p>
    <w:p w14:paraId="625C074B" w14:textId="77777777" w:rsidR="00DB6941" w:rsidRDefault="00DB6941" w:rsidP="00DB6941">
      <w:pPr>
        <w:pStyle w:val="Heading2"/>
      </w:pPr>
      <w:r>
        <w:br w:type="page"/>
      </w:r>
      <w:bookmarkStart w:id="11" w:name="_Toc494720333"/>
      <w:r>
        <w:t>Hue</w:t>
      </w:r>
      <w:bookmarkEnd w:id="11"/>
      <w:r>
        <w:t xml:space="preserve"> </w:t>
      </w:r>
    </w:p>
    <w:p w14:paraId="7F90AEF8" w14:textId="77777777" w:rsidR="00DB6941" w:rsidRDefault="00DB6941" w:rsidP="00DB6941">
      <w:pPr>
        <w:rPr>
          <w:rFonts w:ascii="Courier New" w:hAnsi="Courier New" w:cs="Courier New"/>
        </w:rPr>
      </w:pPr>
    </w:p>
    <w:p w14:paraId="6C95616B" w14:textId="77777777" w:rsidR="00DB6941" w:rsidDel="00894C7D" w:rsidRDefault="00DB6941" w:rsidP="00DB6941">
      <w:pPr>
        <w:pStyle w:val="Heading3"/>
        <w:rPr>
          <w:del w:id="12" w:author="Microsoft Office User" w:date="2017-11-13T16:25:00Z"/>
          <w:rFonts w:ascii="Courier New" w:hAnsi="Courier New" w:cs="Courier New"/>
        </w:rPr>
      </w:pPr>
      <w:bookmarkStart w:id="13" w:name="_Toc494720334"/>
      <w:r w:rsidRPr="00262E46">
        <w:t>WebAddress</w:t>
      </w:r>
      <w:bookmarkEnd w:id="13"/>
    </w:p>
    <w:p w14:paraId="39C7337E" w14:textId="77777777" w:rsidR="00DB6941" w:rsidRPr="004D1AF6" w:rsidRDefault="00DB6941">
      <w:pPr>
        <w:pStyle w:val="Heading3"/>
        <w:rPr>
          <w:rFonts w:eastAsia="Times New Roman"/>
          <w:color w:val="4472C4" w:themeColor="accent1"/>
        </w:rPr>
        <w:pPrChange w:id="14" w:author="Microsoft Office User" w:date="2017-11-13T16:25:00Z">
          <w:pPr/>
        </w:pPrChange>
      </w:pPr>
      <w:del w:id="15" w:author="Microsoft Office User" w:date="2017-11-13T16:25:00Z">
        <w:r w:rsidDel="00894C7D">
          <w:delText xml:space="preserve"> </w:delText>
        </w:r>
        <w:commentRangeStart w:id="16"/>
        <w:r w:rsidRPr="00B66A1B" w:rsidDel="00894C7D">
          <w:rPr>
            <w:color w:val="4472C4" w:themeColor="accent1"/>
            <w:sz w:val="20"/>
            <w:szCs w:val="20"/>
          </w:rPr>
          <w:delText>http://srvbd-master1.celtel.net:8888/about/</w:delText>
        </w:r>
        <w:commentRangeEnd w:id="16"/>
        <w:r w:rsidDel="00894C7D">
          <w:rPr>
            <w:rStyle w:val="CommentReference"/>
          </w:rPr>
          <w:commentReference w:id="16"/>
        </w:r>
      </w:del>
    </w:p>
    <w:p w14:paraId="2A0F38B9" w14:textId="77777777" w:rsidR="00DB6941" w:rsidRDefault="00DB6941" w:rsidP="00DB6941">
      <w:pPr>
        <w:rPr>
          <w:rFonts w:ascii="Courier New" w:hAnsi="Courier New" w:cs="Courier New"/>
        </w:rPr>
      </w:pPr>
      <w:r w:rsidRPr="007A598E">
        <w:rPr>
          <w:rFonts w:ascii="Courier New" w:hAnsi="Courier New" w:cs="Courier New"/>
        </w:rPr>
        <w:t>http://10.100.74.41:8888</w:t>
      </w:r>
    </w:p>
    <w:p w14:paraId="24FFE3C8" w14:textId="77777777" w:rsidR="00DB6941" w:rsidRDefault="00DB6941" w:rsidP="00DB6941">
      <w:pPr>
        <w:rPr>
          <w:rFonts w:ascii="Courier New" w:hAnsi="Courier New" w:cs="Courier New"/>
        </w:rPr>
      </w:pPr>
    </w:p>
    <w:p w14:paraId="07D22994" w14:textId="77777777" w:rsidR="00DB6941" w:rsidRDefault="00DB6941" w:rsidP="00DB6941">
      <w:pPr>
        <w:rPr>
          <w:rFonts w:asciiTheme="minorHAnsi" w:hAnsiTheme="minorHAnsi" w:cstheme="minorBidi"/>
        </w:rPr>
      </w:pPr>
      <w:commentRangeStart w:id="17"/>
      <w:r>
        <w:rPr>
          <w:noProof/>
        </w:rPr>
        <w:drawing>
          <wp:inline distT="0" distB="0" distL="0" distR="0" wp14:anchorId="336717E1" wp14:editId="150BD20E">
            <wp:extent cx="5615492" cy="2915736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08" cy="29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2491D5E7" w14:textId="77777777" w:rsidR="00DB6941" w:rsidRPr="004B56D9" w:rsidRDefault="00DB6941" w:rsidP="00DB6941">
      <w:pPr>
        <w:rPr>
          <w:rFonts w:asciiTheme="minorHAnsi" w:hAnsiTheme="minorHAnsi" w:cstheme="minorBidi"/>
        </w:rPr>
      </w:pPr>
      <w:r w:rsidRPr="004B56D9">
        <w:rPr>
          <w:rFonts w:asciiTheme="minorHAnsi" w:hAnsiTheme="minorHAnsi" w:cstheme="minorBidi"/>
        </w:rPr>
        <w:t xml:space="preserve">Any user on can login into Hue using there AD credentials </w:t>
      </w:r>
    </w:p>
    <w:p w14:paraId="09C7CF2B" w14:textId="77777777" w:rsidR="00DB6941" w:rsidRDefault="00DB6941" w:rsidP="00DB6941">
      <w:pPr>
        <w:rPr>
          <w:rFonts w:ascii="Courier New" w:hAnsi="Courier New" w:cs="Courier New"/>
        </w:rPr>
      </w:pPr>
    </w:p>
    <w:p w14:paraId="51636CB4" w14:textId="77777777" w:rsidR="00DB6941" w:rsidRDefault="00DB6941" w:rsidP="00DB6941">
      <w:pPr>
        <w:pStyle w:val="Heading3"/>
      </w:pPr>
      <w:bookmarkStart w:id="18" w:name="_Toc494720335"/>
      <w:r>
        <w:t>Architecture:</w:t>
      </w:r>
      <w:bookmarkEnd w:id="18"/>
    </w:p>
    <w:p w14:paraId="6E4E0530" w14:textId="77777777" w:rsidR="00DB6941" w:rsidRDefault="00DB6941" w:rsidP="00DB694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1862939" wp14:editId="12E823C9">
            <wp:extent cx="5884639" cy="4114800"/>
            <wp:effectExtent l="76200" t="76200" r="160655" b="152400"/>
            <wp:docPr id="10" name="Picture 10" descr="https://documents.lucidchart.com/documents/37326ff5-4a0c-4ae8-9066-00eff677e098/pages/0_0?a=4975&amp;x=202&amp;y=-20&amp;w=1201&amp;h=839&amp;store=1&amp;accept=image%2F*&amp;auth=LCA%2052cbf1d325ca6561f8180ac6206b31d6786032e2-ts%3D150697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37326ff5-4a0c-4ae8-9066-00eff677e098/pages/0_0?a=4975&amp;x=202&amp;y=-20&amp;w=1201&amp;h=839&amp;store=1&amp;accept=image%2F*&amp;auth=LCA%2052cbf1d325ca6561f8180ac6206b31d6786032e2-ts%3D15069713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639" cy="411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9ED6F" w14:textId="77777777" w:rsidR="00DB6941" w:rsidRDefault="00DB6941" w:rsidP="00DB6941">
      <w:pPr>
        <w:rPr>
          <w:rFonts w:eastAsia="Times New Roman"/>
        </w:rPr>
      </w:pPr>
    </w:p>
    <w:p w14:paraId="5D86A3D9" w14:textId="77777777" w:rsidR="00DB6941" w:rsidRDefault="00DB6941" w:rsidP="00DB6941">
      <w:pPr>
        <w:jc w:val="center"/>
        <w:rPr>
          <w:rFonts w:eastAsia="Times New Roman"/>
        </w:rPr>
      </w:pPr>
      <w:r w:rsidRPr="00542FD5">
        <w:rPr>
          <w:rFonts w:eastAsia="Times New Roman"/>
          <w:noProof/>
        </w:rPr>
        <w:t xml:space="preserve"> </w:t>
      </w:r>
    </w:p>
    <w:p w14:paraId="1148A496" w14:textId="77777777" w:rsidR="00DB6941" w:rsidRDefault="00DB6941" w:rsidP="00DB6941">
      <w:pPr>
        <w:jc w:val="center"/>
        <w:rPr>
          <w:rFonts w:eastAsia="Times New Roman"/>
        </w:rPr>
      </w:pPr>
    </w:p>
    <w:p w14:paraId="2ADEBF6C" w14:textId="77777777" w:rsidR="00DB6941" w:rsidRDefault="00DB6941" w:rsidP="00DB6941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E625D2A" w14:textId="77777777" w:rsidR="00DB6941" w:rsidRDefault="00DB6941" w:rsidP="00DB6941">
      <w:pPr>
        <w:rPr>
          <w:rFonts w:eastAsia="Times New Roman"/>
        </w:rPr>
      </w:pPr>
    </w:p>
    <w:p w14:paraId="5E9CE04F" w14:textId="77777777" w:rsidR="00DB6941" w:rsidRDefault="00DB6941" w:rsidP="00DB6941">
      <w:pPr>
        <w:pStyle w:val="Heading3"/>
        <w:rPr>
          <w:rFonts w:eastAsia="Times New Roman"/>
        </w:rPr>
      </w:pPr>
      <w:bookmarkStart w:id="19" w:name="_Toc494720336"/>
      <w:r>
        <w:rPr>
          <w:rFonts w:eastAsia="Times New Roman"/>
        </w:rPr>
        <w:t>Hue Interfaces for Developers:</w:t>
      </w:r>
      <w:bookmarkEnd w:id="19"/>
    </w:p>
    <w:p w14:paraId="43561E8D" w14:textId="77777777" w:rsidR="00DB6941" w:rsidRDefault="00DB6941" w:rsidP="00DB6941">
      <w:pPr>
        <w:rPr>
          <w:rFonts w:eastAsia="Times New Roman"/>
        </w:rPr>
      </w:pPr>
    </w:p>
    <w:p w14:paraId="59DED79F" w14:textId="77777777" w:rsidR="00DB6941" w:rsidRDefault="00DB6941" w:rsidP="00DB6941">
      <w:pPr>
        <w:rPr>
          <w:rFonts w:eastAsia="Times New Roman"/>
        </w:rPr>
      </w:pPr>
      <w:r>
        <w:rPr>
          <w:rFonts w:eastAsia="Times New Roman"/>
        </w:rPr>
        <w:t>Hive,Impala,pig etc.. oher services can be accessed as shown in the below Hue interface.</w:t>
      </w:r>
    </w:p>
    <w:p w14:paraId="5502C4C7" w14:textId="77777777" w:rsidR="00DB6941" w:rsidRDefault="00DB6941" w:rsidP="00DB6941">
      <w:pPr>
        <w:rPr>
          <w:rFonts w:eastAsia="Times New Roman"/>
        </w:rPr>
      </w:pPr>
      <w:r w:rsidRPr="00F8279B">
        <w:rPr>
          <w:rFonts w:eastAsia="Times New Roman"/>
          <w:noProof/>
        </w:rPr>
        <w:drawing>
          <wp:inline distT="0" distB="0" distL="0" distR="0" wp14:anchorId="6EB192B6" wp14:editId="2D563A68">
            <wp:extent cx="5943600" cy="3326130"/>
            <wp:effectExtent l="76200" t="76200" r="152400" b="153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381"/>
                    <a:stretch/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3F436" w14:textId="77777777" w:rsidR="00DB6941" w:rsidRDefault="00DB6941" w:rsidP="00DB6941">
      <w:pPr>
        <w:jc w:val="center"/>
        <w:rPr>
          <w:rFonts w:eastAsia="Times New Roman"/>
        </w:rPr>
      </w:pPr>
    </w:p>
    <w:p w14:paraId="57FCA75D" w14:textId="77777777" w:rsidR="00DB6941" w:rsidRPr="00542FD5" w:rsidRDefault="00DB6941" w:rsidP="00DB6941">
      <w:pPr>
        <w:jc w:val="center"/>
        <w:rPr>
          <w:rFonts w:eastAsia="Times New Roman"/>
        </w:rPr>
      </w:pPr>
    </w:p>
    <w:p w14:paraId="12AD7C45" w14:textId="77777777" w:rsidR="00DB6941" w:rsidRDefault="00DB6941" w:rsidP="00DB6941">
      <w:pPr>
        <w:rPr>
          <w:rFonts w:ascii="Courier New" w:hAnsi="Courier New" w:cs="Courier New"/>
        </w:rPr>
      </w:pPr>
    </w:p>
    <w:p w14:paraId="2485229C" w14:textId="77777777" w:rsidR="00DB6941" w:rsidRDefault="00DB6941" w:rsidP="00DB6941">
      <w:pPr>
        <w:rPr>
          <w:rFonts w:ascii="Courier New" w:hAnsi="Courier New" w:cs="Courier New"/>
        </w:rPr>
      </w:pPr>
    </w:p>
    <w:p w14:paraId="228D6F59" w14:textId="77777777" w:rsidR="00DB6941" w:rsidRDefault="00DB6941" w:rsidP="00DB6941">
      <w:pPr>
        <w:rPr>
          <w:rFonts w:ascii="Courier New" w:hAnsi="Courier New" w:cs="Courier New"/>
        </w:rPr>
      </w:pPr>
    </w:p>
    <w:p w14:paraId="26F57769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1F2B4F6" w14:textId="77777777" w:rsidR="00DB6941" w:rsidRPr="00262E46" w:rsidRDefault="00DB6941" w:rsidP="00DB6941">
      <w:pPr>
        <w:pStyle w:val="Heading2"/>
      </w:pPr>
      <w:bookmarkStart w:id="20" w:name="_Toc494720337"/>
      <w:r w:rsidRPr="00262E46">
        <w:t>Logs Hadoop components:</w:t>
      </w:r>
      <w:bookmarkEnd w:id="20"/>
    </w:p>
    <w:p w14:paraId="47151596" w14:textId="77777777" w:rsidR="00DB6941" w:rsidRDefault="00DB6941" w:rsidP="00DB6941">
      <w:pPr>
        <w:rPr>
          <w:rFonts w:ascii="Courier New" w:hAnsi="Courier New" w:cs="Courier New"/>
        </w:rPr>
      </w:pPr>
    </w:p>
    <w:p w14:paraId="0EE9FBA1" w14:textId="77777777" w:rsidR="00DB6941" w:rsidRPr="005D6B22" w:rsidRDefault="00DB6941" w:rsidP="00DB6941">
      <w:r w:rsidRPr="005D6B22">
        <w:t>Logs for individual services can be accessed two ways :</w:t>
      </w:r>
    </w:p>
    <w:p w14:paraId="416704B0" w14:textId="77777777" w:rsidR="00DB6941" w:rsidRPr="005D6B22" w:rsidRDefault="00DB6941" w:rsidP="00DB6941">
      <w:pPr>
        <w:pStyle w:val="ListParagraph"/>
        <w:numPr>
          <w:ilvl w:val="0"/>
          <w:numId w:val="2"/>
        </w:numPr>
      </w:pPr>
      <w:r w:rsidRPr="005D6B22">
        <w:t>Through Cloudera Manager</w:t>
      </w:r>
    </w:p>
    <w:p w14:paraId="282BAC6E" w14:textId="77777777" w:rsidR="00DB6941" w:rsidRPr="005D6B22" w:rsidRDefault="00DB6941" w:rsidP="00DB6941">
      <w:pPr>
        <w:pStyle w:val="ListParagraph"/>
        <w:numPr>
          <w:ilvl w:val="0"/>
          <w:numId w:val="2"/>
        </w:numPr>
      </w:pPr>
      <w:r w:rsidRPr="005D6B22">
        <w:t xml:space="preserve">From Hadoop Servers </w:t>
      </w:r>
    </w:p>
    <w:p w14:paraId="2E82BF4B" w14:textId="77777777" w:rsidR="00DB6941" w:rsidRDefault="00DB6941" w:rsidP="00DB6941">
      <w:pPr>
        <w:rPr>
          <w:rFonts w:ascii="Courier New" w:hAnsi="Courier New" w:cs="Courier New"/>
        </w:rPr>
      </w:pPr>
    </w:p>
    <w:p w14:paraId="68F17716" w14:textId="77777777" w:rsidR="00DB6941" w:rsidRDefault="00DB6941" w:rsidP="00DB6941">
      <w:pPr>
        <w:pStyle w:val="Heading3"/>
        <w:rPr>
          <w:rFonts w:ascii="Courier New" w:hAnsi="Courier New" w:cs="Courier New"/>
        </w:rPr>
      </w:pPr>
      <w:bookmarkStart w:id="21" w:name="_Toc494720338"/>
      <w:r w:rsidRPr="00262E46">
        <w:t>Through Cloudera Manager</w:t>
      </w:r>
      <w:r>
        <w:rPr>
          <w:rFonts w:ascii="Courier New" w:hAnsi="Courier New" w:cs="Courier New"/>
        </w:rPr>
        <w:t>:</w:t>
      </w:r>
      <w:bookmarkEnd w:id="21"/>
      <w:r>
        <w:rPr>
          <w:rFonts w:ascii="Courier New" w:hAnsi="Courier New" w:cs="Courier New"/>
        </w:rPr>
        <w:t xml:space="preserve"> </w:t>
      </w:r>
    </w:p>
    <w:p w14:paraId="127274D7" w14:textId="77777777" w:rsidR="00DB6941" w:rsidRDefault="00DB6941" w:rsidP="00DB6941"/>
    <w:p w14:paraId="4BF91A85" w14:textId="77777777" w:rsidR="00DB6941" w:rsidRDefault="00DB6941" w:rsidP="00DB6941">
      <w:r>
        <w:t>Below is an example to access logs for a service :</w:t>
      </w:r>
    </w:p>
    <w:p w14:paraId="2E7B45EC" w14:textId="77777777" w:rsidR="00DB6941" w:rsidRDefault="00DB6941" w:rsidP="00DB6941"/>
    <w:p w14:paraId="4A362DE6" w14:textId="77777777" w:rsidR="00DB6941" w:rsidRDefault="00DB6941" w:rsidP="00DB6941">
      <w:r>
        <w:t>To get logs for Namenode , One has to access the namenode service from cloudera manager as shown below :</w:t>
      </w:r>
    </w:p>
    <w:p w14:paraId="1B8BAF1E" w14:textId="77777777" w:rsidR="00DB6941" w:rsidRDefault="00DB6941" w:rsidP="00DB6941"/>
    <w:p w14:paraId="58C9CE37" w14:textId="77777777" w:rsidR="00DB6941" w:rsidRPr="00262E46" w:rsidRDefault="00DB6941" w:rsidP="00DB6941">
      <w:pPr>
        <w:rPr>
          <w:rFonts w:asciiTheme="minorHAnsi" w:hAnsiTheme="minorHAnsi" w:cstheme="minorBidi"/>
        </w:rPr>
      </w:pPr>
    </w:p>
    <w:p w14:paraId="50F8F649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0B6166" wp14:editId="2FA47A0C">
                <wp:simplePos x="0" y="0"/>
                <wp:positionH relativeFrom="column">
                  <wp:posOffset>2448560</wp:posOffset>
                </wp:positionH>
                <wp:positionV relativeFrom="paragraph">
                  <wp:posOffset>914400</wp:posOffset>
                </wp:positionV>
                <wp:extent cx="917575" cy="802640"/>
                <wp:effectExtent l="0" t="0" r="22225" b="355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80264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E7DED" id="Rectangle 37" o:spid="_x0000_s1026" style="position:absolute;margin-left:192.8pt;margin-top:1in;width:72.25pt;height:6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" filled="f" strokecolor="#1f3763 [1604]" strokeweight="2.25pt"/>
            </w:pict>
          </mc:Fallback>
        </mc:AlternateContent>
      </w:r>
      <w:r w:rsidRPr="00262E46">
        <w:rPr>
          <w:rFonts w:ascii="Courier New" w:hAnsi="Courier New" w:cs="Courier New"/>
          <w:noProof/>
        </w:rPr>
        <w:drawing>
          <wp:inline distT="0" distB="0" distL="0" distR="0" wp14:anchorId="53EAD8BA" wp14:editId="73894483">
            <wp:extent cx="5943600" cy="3343910"/>
            <wp:effectExtent l="76200" t="76200" r="152400" b="1612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59"/>
                    <a:stretch/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D3458" w14:textId="77777777" w:rsidR="00DB6941" w:rsidRDefault="00DB6941" w:rsidP="00DB6941">
      <w:pPr>
        <w:rPr>
          <w:rFonts w:ascii="Courier New" w:hAnsi="Courier New" w:cs="Courier New"/>
        </w:rPr>
      </w:pPr>
    </w:p>
    <w:p w14:paraId="679E0E66" w14:textId="77777777" w:rsidR="00DB6941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1659D6" wp14:editId="18815783">
                <wp:simplePos x="0" y="0"/>
                <wp:positionH relativeFrom="column">
                  <wp:posOffset>4966335</wp:posOffset>
                </wp:positionH>
                <wp:positionV relativeFrom="paragraph">
                  <wp:posOffset>464820</wp:posOffset>
                </wp:positionV>
                <wp:extent cx="993775" cy="335280"/>
                <wp:effectExtent l="0" t="0" r="22225" b="2032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3352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B838" id="Rectangle 36" o:spid="_x0000_s1026" style="position:absolute;margin-left:391.05pt;margin-top:36.6pt;width:78.25pt;height:2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" filled="f" strokecolor="#1f3763 [1604]" strokeweight="2.25pt"/>
            </w:pict>
          </mc:Fallback>
        </mc:AlternateContent>
      </w:r>
      <w:r w:rsidRPr="00262E46">
        <w:rPr>
          <w:rFonts w:ascii="Courier New" w:hAnsi="Courier New" w:cs="Courier New"/>
          <w:noProof/>
        </w:rPr>
        <w:drawing>
          <wp:inline distT="0" distB="0" distL="0" distR="0" wp14:anchorId="3506FE4E" wp14:editId="6856B546">
            <wp:extent cx="5943600" cy="3303905"/>
            <wp:effectExtent l="76200" t="76200" r="152400" b="150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68"/>
                    <a:stretch/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B57C4" w14:textId="77777777" w:rsidR="00DB6941" w:rsidRDefault="00DB6941" w:rsidP="00DB6941">
      <w:pPr>
        <w:rPr>
          <w:rFonts w:ascii="Courier New" w:hAnsi="Courier New" w:cs="Courier New"/>
        </w:rPr>
      </w:pPr>
    </w:p>
    <w:p w14:paraId="2382C595" w14:textId="77777777" w:rsidR="00DB6941" w:rsidRPr="005D6B22" w:rsidRDefault="00DB6941" w:rsidP="00DB6941">
      <w:pPr>
        <w:pStyle w:val="Heading3"/>
      </w:pPr>
      <w:bookmarkStart w:id="22" w:name="_Toc494720339"/>
      <w:r w:rsidRPr="005D6B22">
        <w:t>From Hadoop Servers</w:t>
      </w:r>
      <w:bookmarkEnd w:id="22"/>
      <w:r w:rsidRPr="005D6B22">
        <w:t xml:space="preserve"> </w:t>
      </w:r>
    </w:p>
    <w:p w14:paraId="6AE2B4A0" w14:textId="77777777" w:rsidR="00DB6941" w:rsidRDefault="00DB6941" w:rsidP="00DB6941">
      <w:pPr>
        <w:rPr>
          <w:rFonts w:ascii="Courier New" w:hAnsi="Courier New" w:cs="Courier New"/>
        </w:rPr>
      </w:pPr>
    </w:p>
    <w:p w14:paraId="1638539E" w14:textId="77777777" w:rsidR="00DB6941" w:rsidRPr="005D6B22" w:rsidRDefault="00DB6941" w:rsidP="00DB6941">
      <w:pPr>
        <w:rPr>
          <w:rFonts w:asciiTheme="minorHAnsi" w:hAnsiTheme="minorHAnsi" w:cstheme="minorBidi"/>
        </w:rPr>
      </w:pPr>
      <w:r w:rsidRPr="005D6B22">
        <w:rPr>
          <w:rFonts w:asciiTheme="minorHAnsi" w:hAnsiTheme="minorHAnsi" w:cstheme="minorBidi"/>
        </w:rPr>
        <w:t xml:space="preserve">The same log for namenode can be found on the host where </w:t>
      </w:r>
      <w:r>
        <w:rPr>
          <w:rFonts w:asciiTheme="minorHAnsi" w:hAnsiTheme="minorHAnsi" w:cstheme="minorBidi"/>
        </w:rPr>
        <w:t xml:space="preserve">namenode is running , </w:t>
      </w:r>
      <w:r w:rsidRPr="005D6B22">
        <w:rPr>
          <w:rFonts w:asciiTheme="minorHAnsi" w:hAnsiTheme="minorHAnsi" w:cstheme="minorBidi"/>
        </w:rPr>
        <w:t xml:space="preserve">and log location : </w:t>
      </w:r>
    </w:p>
    <w:p w14:paraId="09EC80AF" w14:textId="77777777" w:rsidR="00DB6941" w:rsidRPr="005D6B22" w:rsidRDefault="00DB6941" w:rsidP="00DB6941">
      <w:pPr>
        <w:rPr>
          <w:rFonts w:ascii="Courier New" w:hAnsi="Courier New" w:cs="Courier New"/>
        </w:rPr>
      </w:pPr>
      <w:r w:rsidRPr="005D6B22">
        <w:rPr>
          <w:rFonts w:ascii="Courier New" w:hAnsi="Courier New" w:cs="Courier New"/>
        </w:rPr>
        <w:t>/var/log/hadoop-hdfs/hadoop-cmf-hdfs-NAMENODE-cm-pr-bgd-m02.telemovil.com.sv.log.out</w:t>
      </w:r>
    </w:p>
    <w:p w14:paraId="51117A76" w14:textId="77777777" w:rsidR="00DB6941" w:rsidRDefault="00DB6941" w:rsidP="00DB6941">
      <w:pPr>
        <w:rPr>
          <w:rFonts w:asciiTheme="minorHAnsi" w:hAnsiTheme="minorHAnsi" w:cstheme="minorBidi"/>
        </w:rPr>
      </w:pPr>
    </w:p>
    <w:p w14:paraId="2693E63F" w14:textId="77777777" w:rsidR="00DB6941" w:rsidRDefault="00DB6941" w:rsidP="00DB6941">
      <w:pPr>
        <w:rPr>
          <w:rFonts w:asciiTheme="minorHAnsi" w:hAnsiTheme="minorHAnsi" w:cstheme="minorBidi"/>
        </w:rPr>
      </w:pPr>
    </w:p>
    <w:p w14:paraId="12F4CF83" w14:textId="77777777" w:rsidR="00DB6941" w:rsidRDefault="00DB6941" w:rsidP="00DB6941">
      <w:pPr>
        <w:rPr>
          <w:rFonts w:asciiTheme="minorHAnsi" w:hAnsiTheme="minorHAnsi" w:cstheme="minorBidi"/>
        </w:rPr>
      </w:pPr>
    </w:p>
    <w:p w14:paraId="54C99926" w14:textId="77777777" w:rsidR="00DB6941" w:rsidRDefault="00DB6941" w:rsidP="00DB6941">
      <w:pPr>
        <w:rPr>
          <w:rFonts w:asciiTheme="minorHAnsi" w:hAnsiTheme="minorHAnsi" w:cstheme="minorBidi"/>
        </w:rPr>
      </w:pPr>
    </w:p>
    <w:p w14:paraId="5505285C" w14:textId="77777777" w:rsidR="00DB6941" w:rsidRDefault="00DB6941" w:rsidP="00DB6941">
      <w:pPr>
        <w:rPr>
          <w:rFonts w:asciiTheme="minorHAnsi" w:hAnsiTheme="minorHAnsi" w:cstheme="minorBidi"/>
        </w:rPr>
      </w:pPr>
    </w:p>
    <w:p w14:paraId="41EA3E4B" w14:textId="77777777" w:rsidR="00DB6941" w:rsidRDefault="00DB6941" w:rsidP="00DB6941">
      <w:pPr>
        <w:rPr>
          <w:rFonts w:asciiTheme="minorHAnsi" w:hAnsiTheme="minorHAnsi" w:cstheme="minorBidi"/>
        </w:rPr>
      </w:pPr>
    </w:p>
    <w:p w14:paraId="52649A2A" w14:textId="77777777" w:rsidR="00DB6941" w:rsidRDefault="00DB6941" w:rsidP="00DB6941">
      <w:pPr>
        <w:rPr>
          <w:rFonts w:asciiTheme="minorHAnsi" w:hAnsiTheme="minorHAnsi" w:cstheme="minorBidi"/>
        </w:rPr>
      </w:pPr>
    </w:p>
    <w:p w14:paraId="787B0BB4" w14:textId="77777777" w:rsidR="00DB6941" w:rsidRDefault="00DB6941" w:rsidP="00DB6941">
      <w:pPr>
        <w:rPr>
          <w:rFonts w:asciiTheme="minorHAnsi" w:hAnsiTheme="minorHAnsi" w:cstheme="minorBidi"/>
        </w:rPr>
      </w:pPr>
    </w:p>
    <w:p w14:paraId="237CFF6A" w14:textId="77777777" w:rsidR="00DB6941" w:rsidRDefault="00DB6941" w:rsidP="00DB6941">
      <w:pPr>
        <w:rPr>
          <w:rFonts w:asciiTheme="minorHAnsi" w:hAnsiTheme="minorHAnsi" w:cstheme="minorBidi"/>
        </w:rPr>
      </w:pPr>
    </w:p>
    <w:p w14:paraId="0D5F4546" w14:textId="77777777" w:rsidR="00DB6941" w:rsidRDefault="00DB6941" w:rsidP="00DB6941">
      <w:pPr>
        <w:rPr>
          <w:rFonts w:asciiTheme="minorHAnsi" w:hAnsiTheme="minorHAnsi" w:cstheme="minorBidi"/>
        </w:rPr>
      </w:pPr>
    </w:p>
    <w:p w14:paraId="1AF15803" w14:textId="77777777" w:rsidR="00DB6941" w:rsidRDefault="00DB6941" w:rsidP="00DB6941">
      <w:pPr>
        <w:rPr>
          <w:rFonts w:asciiTheme="minorHAnsi" w:hAnsiTheme="minorHAnsi" w:cstheme="minorBidi"/>
        </w:rPr>
      </w:pPr>
    </w:p>
    <w:p w14:paraId="37CA2CCE" w14:textId="77777777" w:rsidR="00DB6941" w:rsidRDefault="00DB6941" w:rsidP="00DB6941">
      <w:pPr>
        <w:rPr>
          <w:rFonts w:asciiTheme="minorHAnsi" w:hAnsiTheme="minorHAnsi" w:cstheme="minorBidi"/>
        </w:rPr>
      </w:pPr>
    </w:p>
    <w:p w14:paraId="622599C6" w14:textId="77777777" w:rsidR="00DB6941" w:rsidRDefault="00DB6941" w:rsidP="00DB6941">
      <w:pPr>
        <w:rPr>
          <w:rFonts w:asciiTheme="minorHAnsi" w:hAnsiTheme="minorHAnsi" w:cstheme="minorBidi"/>
        </w:rPr>
      </w:pPr>
    </w:p>
    <w:p w14:paraId="578930F2" w14:textId="77777777" w:rsidR="00DB6941" w:rsidRDefault="00DB6941" w:rsidP="00DB6941">
      <w:pPr>
        <w:rPr>
          <w:rFonts w:asciiTheme="minorHAnsi" w:hAnsiTheme="minorHAnsi" w:cstheme="minorBidi"/>
        </w:rPr>
      </w:pPr>
    </w:p>
    <w:p w14:paraId="4527A2F5" w14:textId="77777777" w:rsidR="00DB6941" w:rsidRDefault="00DB6941" w:rsidP="00DB6941">
      <w:pPr>
        <w:rPr>
          <w:rFonts w:asciiTheme="minorHAnsi" w:hAnsiTheme="minorHAnsi" w:cstheme="minorBidi"/>
        </w:rPr>
      </w:pPr>
    </w:p>
    <w:p w14:paraId="1CA37230" w14:textId="77777777" w:rsidR="00DB6941" w:rsidRDefault="00DB6941" w:rsidP="00DB6941">
      <w:pPr>
        <w:rPr>
          <w:rFonts w:asciiTheme="minorHAnsi" w:hAnsiTheme="minorHAnsi" w:cstheme="minorBidi"/>
        </w:rPr>
      </w:pPr>
    </w:p>
    <w:p w14:paraId="45606577" w14:textId="77777777" w:rsidR="00DB6941" w:rsidRDefault="00DB6941" w:rsidP="00DB6941">
      <w:pPr>
        <w:rPr>
          <w:rFonts w:asciiTheme="minorHAnsi" w:hAnsiTheme="minorHAnsi" w:cstheme="minorBidi"/>
        </w:rPr>
      </w:pPr>
    </w:p>
    <w:p w14:paraId="1E2171C1" w14:textId="77777777" w:rsidR="00DB6941" w:rsidRDefault="00DB6941" w:rsidP="00DB6941">
      <w:pPr>
        <w:rPr>
          <w:rFonts w:asciiTheme="minorHAnsi" w:hAnsiTheme="minorHAnsi" w:cstheme="minorBidi"/>
        </w:rPr>
      </w:pPr>
    </w:p>
    <w:p w14:paraId="0415C5B2" w14:textId="77777777" w:rsidR="00DB6941" w:rsidRPr="005D6B22" w:rsidRDefault="00DB6941" w:rsidP="00DB6941">
      <w:pPr>
        <w:rPr>
          <w:rFonts w:asciiTheme="minorHAnsi" w:hAnsiTheme="minorHAnsi" w:cstheme="minorBidi"/>
        </w:rPr>
      </w:pPr>
      <w:r w:rsidRPr="005D6B22">
        <w:rPr>
          <w:rFonts w:asciiTheme="minorHAnsi" w:hAnsiTheme="minorHAnsi" w:cstheme="minorBidi"/>
        </w:rPr>
        <w:t>The above information can be gathered from cloudera manager :</w:t>
      </w:r>
    </w:p>
    <w:p w14:paraId="524DE334" w14:textId="77777777" w:rsidR="00DB6941" w:rsidRDefault="00DB6941" w:rsidP="00DB6941">
      <w:pPr>
        <w:rPr>
          <w:rFonts w:ascii="Courier New" w:hAnsi="Courier New" w:cs="Courier New"/>
        </w:rPr>
      </w:pPr>
    </w:p>
    <w:p w14:paraId="11121BCF" w14:textId="77777777" w:rsidR="00DB6941" w:rsidRPr="00262E46" w:rsidRDefault="00DB6941" w:rsidP="00DB694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752E72" wp14:editId="6783BA75">
                <wp:simplePos x="0" y="0"/>
                <wp:positionH relativeFrom="column">
                  <wp:posOffset>162560</wp:posOffset>
                </wp:positionH>
                <wp:positionV relativeFrom="paragraph">
                  <wp:posOffset>924560</wp:posOffset>
                </wp:positionV>
                <wp:extent cx="3127375" cy="563880"/>
                <wp:effectExtent l="0" t="0" r="22225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375" cy="5638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4173A" id="Rectangle 40" o:spid="_x0000_s1026" style="position:absolute;margin-left:12.8pt;margin-top:72.8pt;width:246.25pt;height:4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" filled="f" strokecolor="#1f3763 [1604]" strokeweight="2.25pt"/>
            </w:pict>
          </mc:Fallback>
        </mc:AlternateContent>
      </w:r>
      <w:r w:rsidRPr="00262E46">
        <w:rPr>
          <w:rFonts w:ascii="Courier New" w:hAnsi="Courier New" w:cs="Courier New"/>
          <w:noProof/>
        </w:rPr>
        <w:drawing>
          <wp:inline distT="0" distB="0" distL="0" distR="0" wp14:anchorId="4394FBB0" wp14:editId="458858F7">
            <wp:extent cx="5943600" cy="3314065"/>
            <wp:effectExtent l="76200" t="76200" r="152400" b="140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77"/>
                    <a:stretch/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8679" w14:textId="77777777" w:rsidR="00DB6941" w:rsidRDefault="00DB6941" w:rsidP="00DB6941">
      <w:pPr>
        <w:ind w:left="360"/>
        <w:contextualSpacing/>
        <w:rPr>
          <w:rFonts w:ascii="Courier New" w:hAnsi="Courier New" w:cs="Courier New"/>
        </w:rPr>
      </w:pPr>
    </w:p>
    <w:p w14:paraId="6150CB96" w14:textId="77777777" w:rsidR="00DB6941" w:rsidRDefault="00DB6941" w:rsidP="00DB6941">
      <w:pPr>
        <w:rPr>
          <w:rFonts w:asciiTheme="minorHAnsi" w:hAnsiTheme="minorHAnsi" w:cstheme="minorBidi"/>
        </w:rPr>
      </w:pPr>
    </w:p>
    <w:p w14:paraId="739F2E9A" w14:textId="77777777" w:rsidR="00DB6941" w:rsidRPr="005D6B22" w:rsidRDefault="00DB6941" w:rsidP="00DB6941">
      <w:pPr>
        <w:rPr>
          <w:rFonts w:asciiTheme="minorHAnsi" w:hAnsiTheme="minorHAnsi" w:cstheme="minorBidi"/>
        </w:rPr>
      </w:pPr>
      <w:r w:rsidRPr="005D6B22">
        <w:rPr>
          <w:rFonts w:asciiTheme="minorHAnsi" w:hAnsiTheme="minorHAnsi" w:cstheme="minorBidi"/>
        </w:rPr>
        <w:t>Below is the information for log locations for individual services</w:t>
      </w:r>
    </w:p>
    <w:p w14:paraId="3CCBC67A" w14:textId="77777777" w:rsidR="00DB6941" w:rsidRDefault="00DB6941" w:rsidP="00DB6941">
      <w:pPr>
        <w:ind w:left="360"/>
        <w:contextualSpacing/>
        <w:rPr>
          <w:rFonts w:ascii="Courier New" w:hAnsi="Courier New" w:cs="Courier New"/>
        </w:rPr>
      </w:pPr>
    </w:p>
    <w:p w14:paraId="708A0BF6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/var/log/catalogd</w:t>
      </w:r>
    </w:p>
    <w:p w14:paraId="7AF9CDCE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/var/log/cloudera-scm-alertpublisher</w:t>
      </w:r>
    </w:p>
    <w:p w14:paraId="5C595856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/var/log/cloudera-scm-eventserver</w:t>
      </w:r>
    </w:p>
    <w:p w14:paraId="6A9EC8DC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/var/log/cloudera-scm-firehose</w:t>
      </w:r>
    </w:p>
    <w:p w14:paraId="688C9628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/var/log/cloudera-scm-headlamp</w:t>
      </w:r>
    </w:p>
    <w:p w14:paraId="74696E7F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/var/log/cloudera-scm-navigator</w:t>
      </w:r>
    </w:p>
    <w:p w14:paraId="0BC0E28B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/var/log/hadoop-hdfs</w:t>
      </w:r>
    </w:p>
    <w:p w14:paraId="01BFB143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/var/log/hadoop-httpfs</w:t>
      </w:r>
    </w:p>
    <w:p w14:paraId="320004BF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/var/log/hadoop-mapreduce</w:t>
      </w:r>
    </w:p>
    <w:p w14:paraId="45C2F013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/var/log/hadoop-yarn</w:t>
      </w:r>
    </w:p>
    <w:p w14:paraId="6280EDD4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/var/log/hbase</w:t>
      </w:r>
    </w:p>
    <w:p w14:paraId="0730D18F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/var/log/hcatalog</w:t>
      </w:r>
    </w:p>
    <w:p w14:paraId="76E411DE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/var/log/hive</w:t>
      </w:r>
    </w:p>
    <w:p w14:paraId="268E7753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/var/log/hue</w:t>
      </w:r>
    </w:p>
    <w:p w14:paraId="4284606D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/var/log/hue-httpd</w:t>
      </w:r>
    </w:p>
    <w:p w14:paraId="6B74150E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/var/log/impala-llama</w:t>
      </w:r>
    </w:p>
    <w:p w14:paraId="5F58A3A9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/var/log/impalad</w:t>
      </w:r>
    </w:p>
    <w:p w14:paraId="668B61AF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/var/log/oozie</w:t>
      </w:r>
    </w:p>
    <w:p w14:paraId="0C2F67DF" w14:textId="77777777" w:rsidR="00DB6941" w:rsidRPr="00926C7A" w:rsidRDefault="00DB6941" w:rsidP="00DB6941">
      <w:pPr>
        <w:ind w:left="360"/>
        <w:contextualSpacing/>
        <w:rPr>
          <w:rFonts w:ascii="Courier New" w:hAnsi="Courier New" w:cs="Courier New"/>
          <w:lang w:val="es-CO"/>
        </w:rPr>
      </w:pPr>
      <w:r w:rsidRPr="00926C7A">
        <w:rPr>
          <w:rFonts w:ascii="Courier New" w:hAnsi="Courier New" w:cs="Courier New"/>
          <w:lang w:val="es-CO"/>
        </w:rPr>
        <w:t>/var/log/sentry</w:t>
      </w:r>
    </w:p>
    <w:p w14:paraId="11B07BB4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/var/log/solr</w:t>
      </w:r>
    </w:p>
    <w:p w14:paraId="3A8669E1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/var/log/spark</w:t>
      </w:r>
    </w:p>
    <w:p w14:paraId="5198AD23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/var/log/sqoop2</w:t>
      </w:r>
    </w:p>
    <w:p w14:paraId="6936EDBB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/var/log/statestore</w:t>
      </w:r>
    </w:p>
    <w:p w14:paraId="7B4B0CDA" w14:textId="77777777" w:rsidR="00DB6941" w:rsidRPr="00DF0E42" w:rsidRDefault="00DB6941" w:rsidP="00DB6941">
      <w:pPr>
        <w:ind w:left="360"/>
        <w:contextualSpacing/>
        <w:rPr>
          <w:rFonts w:ascii="Courier New" w:hAnsi="Courier New" w:cs="Courier New"/>
        </w:rPr>
      </w:pPr>
      <w:r w:rsidRPr="00DF0E42">
        <w:rPr>
          <w:rFonts w:ascii="Courier New" w:hAnsi="Courier New" w:cs="Courier New"/>
        </w:rPr>
        <w:t>/var/log/zookeeper</w:t>
      </w:r>
    </w:p>
    <w:p w14:paraId="0938F2F2" w14:textId="77777777" w:rsidR="00DB6941" w:rsidRPr="000947DC" w:rsidRDefault="00DB6941" w:rsidP="00DB6941">
      <w:pPr>
        <w:rPr>
          <w:rFonts w:ascii="Courier New" w:hAnsi="Courier New" w:cs="Courier New"/>
        </w:rPr>
      </w:pPr>
    </w:p>
    <w:p w14:paraId="68CCE92E" w14:textId="77777777" w:rsidR="00DA733D" w:rsidRDefault="00B71DAF" w:rsidP="00DB6941"/>
    <w:sectPr w:rsidR="00DA733D" w:rsidSect="00957D77">
      <w:headerReference w:type="default" r:id="rId25"/>
      <w:footerReference w:type="default" r:id="rId26"/>
      <w:pgSz w:w="12240" w:h="15840"/>
      <w:pgMar w:top="1440" w:right="1440" w:bottom="1440" w:left="1440" w:header="720" w:footer="216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Sandra Milena Cardona Gil" w:date="2017-11-01T12:11:00Z" w:initials="SMCG">
    <w:p w14:paraId="72197609" w14:textId="77777777" w:rsidR="00DB6941" w:rsidRDefault="00DB6941" w:rsidP="00DB6941">
      <w:pPr>
        <w:pStyle w:val="CommentText"/>
      </w:pPr>
      <w:r>
        <w:rPr>
          <w:rStyle w:val="CommentReference"/>
        </w:rPr>
        <w:annotationRef/>
      </w:r>
      <w:r>
        <w:t>This is the architectura in TigoUne Colombia</w:t>
      </w:r>
    </w:p>
  </w:comment>
  <w:comment w:id="5" w:author="Sandra Milena Cardona Gil" w:date="2017-11-01T10:07:00Z" w:initials="SMCG">
    <w:p w14:paraId="55D22D6E" w14:textId="77777777" w:rsidR="00DB6941" w:rsidRPr="009E2284" w:rsidRDefault="00DB6941" w:rsidP="00DB6941">
      <w:pPr>
        <w:pStyle w:val="CommentText"/>
      </w:pPr>
      <w:r>
        <w:rPr>
          <w:rStyle w:val="CommentReference"/>
        </w:rPr>
        <w:annotationRef/>
      </w:r>
      <w:r w:rsidRPr="009E2284">
        <w:t xml:space="preserve">I do not understand this diagram. </w:t>
      </w:r>
    </w:p>
  </w:comment>
  <w:comment w:id="7" w:author="Sandra Milena Cardona Gil" w:date="2017-11-01T11:43:00Z" w:initials="SMCG">
    <w:p w14:paraId="7B25C008" w14:textId="77777777" w:rsidR="00DB6941" w:rsidRPr="00DC06D4" w:rsidRDefault="00DB6941" w:rsidP="00DB6941">
      <w:pPr>
        <w:pStyle w:val="CommentText"/>
      </w:pPr>
      <w:r>
        <w:rPr>
          <w:rStyle w:val="CommentReference"/>
        </w:rPr>
        <w:annotationRef/>
      </w:r>
      <w:r w:rsidRPr="00DC06D4">
        <w:t>You must send this information to us</w:t>
      </w:r>
    </w:p>
  </w:comment>
  <w:comment w:id="16" w:author="Sandra Milena Cardona Gil" w:date="2017-11-01T09:50:00Z" w:initials="SMCG">
    <w:p w14:paraId="7244E266" w14:textId="77777777" w:rsidR="00DB6941" w:rsidRDefault="00DB6941" w:rsidP="00DB6941">
      <w:pPr>
        <w:pStyle w:val="CommentText"/>
      </w:pPr>
      <w:r>
        <w:rPr>
          <w:rStyle w:val="CommentReference"/>
        </w:rPr>
        <w:annotationRef/>
      </w:r>
      <w:r>
        <w:t xml:space="preserve">What is the URL by TigoUne Colombia? It is </w:t>
      </w:r>
      <w:r w:rsidRPr="007A598E">
        <w:t>http://10.100.74.41:8888</w:t>
      </w:r>
    </w:p>
  </w:comment>
  <w:comment w:id="17" w:author="Sandra Milena Cardona Gil" w:date="2017-11-01T09:52:00Z" w:initials="SMCG">
    <w:p w14:paraId="57AE47AF" w14:textId="77777777" w:rsidR="00DB6941" w:rsidRDefault="00DB6941" w:rsidP="00DB6941">
      <w:pPr>
        <w:pStyle w:val="CommentText"/>
      </w:pPr>
      <w:r>
        <w:rPr>
          <w:rStyle w:val="CommentReference"/>
        </w:rPr>
        <w:annotationRef/>
      </w:r>
      <w:r w:rsidRPr="007A598E">
        <w:t>When I enter the last URL that I indicated I get this interface</w:t>
      </w:r>
      <w:r>
        <w:t xml:space="preserve">. Is this correct?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2197609" w15:done="0"/>
  <w15:commentEx w15:paraId="55D22D6E" w15:done="0"/>
  <w15:commentEx w15:paraId="7B25C008" w15:done="0"/>
  <w15:commentEx w15:paraId="7244E266" w15:done="0"/>
  <w15:commentEx w15:paraId="57AE47AF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8F5CB4" w14:textId="77777777" w:rsidR="00B71DAF" w:rsidRDefault="00B71DAF" w:rsidP="00894C7D">
      <w:r>
        <w:separator/>
      </w:r>
    </w:p>
  </w:endnote>
  <w:endnote w:type="continuationSeparator" w:id="0">
    <w:p w14:paraId="1C907BC3" w14:textId="77777777" w:rsidR="00B71DAF" w:rsidRDefault="00B71DAF" w:rsidP="00894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520906" w14:textId="77777777" w:rsidR="00FE71D8" w:rsidRPr="00FE71D8" w:rsidRDefault="00B71DAF" w:rsidP="00FE71D8">
    <w:pPr>
      <w:pStyle w:val="Footer"/>
      <w:jc w:val="center"/>
      <w:rPr>
        <w:sz w:val="20"/>
        <w:szCs w:val="20"/>
      </w:rPr>
    </w:pPr>
    <w:hyperlink r:id="rId1" w:history="1">
      <w:r w:rsidR="00CA2CAC" w:rsidRPr="00FE71D8">
        <w:rPr>
          <w:rStyle w:val="Hyperlink"/>
          <w:color w:val="2F5496" w:themeColor="accent1" w:themeShade="BF"/>
          <w:sz w:val="20"/>
          <w:szCs w:val="20"/>
        </w:rPr>
        <w:t>www.zaloni.com</w:t>
      </w:r>
    </w:hyperlink>
    <w:r w:rsidR="00CA2CAC" w:rsidRPr="00FE71D8">
      <w:rPr>
        <w:sz w:val="20"/>
        <w:szCs w:val="20"/>
      </w:rPr>
      <w:t xml:space="preserve"> | P. O. Box 13351, Research Triangle Park, NC 27709 | email: </w:t>
    </w:r>
    <w:hyperlink r:id="rId2" w:history="1">
      <w:r w:rsidR="00CA2CAC" w:rsidRPr="00FE71D8">
        <w:rPr>
          <w:rStyle w:val="Hyperlink"/>
          <w:color w:val="2F5496" w:themeColor="accent1" w:themeShade="BF"/>
          <w:sz w:val="20"/>
          <w:szCs w:val="20"/>
        </w:rPr>
        <w:t>info@zaloni.com</w:t>
      </w:r>
    </w:hyperlink>
  </w:p>
  <w:p w14:paraId="7431296E" w14:textId="77777777" w:rsidR="00FE71D8" w:rsidRDefault="00B71DA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B0AF0F" w14:textId="77777777" w:rsidR="00B71DAF" w:rsidRDefault="00B71DAF" w:rsidP="00894C7D">
      <w:r>
        <w:separator/>
      </w:r>
    </w:p>
  </w:footnote>
  <w:footnote w:type="continuationSeparator" w:id="0">
    <w:p w14:paraId="2A8689FD" w14:textId="77777777" w:rsidR="00B71DAF" w:rsidRDefault="00B71DAF" w:rsidP="00894C7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3EB04" w14:textId="77777777" w:rsidR="00FE71D8" w:rsidRDefault="00CA2CAC">
    <w:pPr>
      <w:pStyle w:val="Header"/>
    </w:pPr>
    <w:r>
      <w:rPr>
        <w:noProof/>
      </w:rPr>
      <w:drawing>
        <wp:anchor distT="0" distB="0" distL="114300" distR="114300" simplePos="0" relativeHeight="251659264" behindDoc="1" locked="1" layoutInCell="1" allowOverlap="1" wp14:anchorId="090D7F3F" wp14:editId="65D74842">
          <wp:simplePos x="0" y="0"/>
          <wp:positionH relativeFrom="page">
            <wp:posOffset>-60960</wp:posOffset>
          </wp:positionH>
          <wp:positionV relativeFrom="page">
            <wp:posOffset>0</wp:posOffset>
          </wp:positionV>
          <wp:extent cx="7884795" cy="10203815"/>
          <wp:effectExtent l="0" t="0" r="0" b="698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AL_107 - SOW Template_Pag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4795" cy="102038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595286"/>
    <w:multiLevelType w:val="hybridMultilevel"/>
    <w:tmpl w:val="3D10E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446E9B"/>
    <w:multiLevelType w:val="hybridMultilevel"/>
    <w:tmpl w:val="14543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ndra Milena Cardona Gil">
    <w15:presenceInfo w15:providerId="AD" w15:userId="S-1-5-21-1265526866-33743936-3198470888-173301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visionView w:markup="0"/>
  <w:trackRevision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941"/>
    <w:rsid w:val="00437CB3"/>
    <w:rsid w:val="00894C7D"/>
    <w:rsid w:val="00A92F07"/>
    <w:rsid w:val="00B71DAF"/>
    <w:rsid w:val="00CA2CAC"/>
    <w:rsid w:val="00DB6941"/>
    <w:rsid w:val="00F24450"/>
    <w:rsid w:val="00F8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313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B6941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69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69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9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9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69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94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DB6941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B6941"/>
  </w:style>
  <w:style w:type="paragraph" w:styleId="Footer">
    <w:name w:val="footer"/>
    <w:basedOn w:val="Normal"/>
    <w:link w:val="FooterChar"/>
    <w:uiPriority w:val="99"/>
    <w:unhideWhenUsed/>
    <w:rsid w:val="00DB6941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B6941"/>
  </w:style>
  <w:style w:type="character" w:styleId="Hyperlink">
    <w:name w:val="Hyperlink"/>
    <w:basedOn w:val="DefaultParagraphFont"/>
    <w:uiPriority w:val="99"/>
    <w:unhideWhenUsed/>
    <w:rsid w:val="00DB6941"/>
    <w:rPr>
      <w:color w:val="FFC000" w:themeColor="accent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6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694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B6941"/>
    <w:rPr>
      <w:rFonts w:asciiTheme="minorHAnsi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B6941"/>
    <w:pPr>
      <w:ind w:left="240"/>
    </w:pPr>
    <w:rPr>
      <w:rFonts w:asciiTheme="minorHAnsi" w:hAnsiTheme="minorHAnsi" w:cstheme="minorBidi"/>
      <w:i/>
      <w:iCs/>
      <w:sz w:val="22"/>
      <w:szCs w:val="22"/>
    </w:rPr>
  </w:style>
  <w:style w:type="paragraph" w:styleId="NoSpacing">
    <w:name w:val="No Spacing"/>
    <w:link w:val="NoSpacingChar"/>
    <w:uiPriority w:val="1"/>
    <w:qFormat/>
    <w:rsid w:val="00DB6941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B6941"/>
    <w:rPr>
      <w:rFonts w:eastAsiaTheme="minorEastAsia"/>
      <w:sz w:val="22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B69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69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6941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94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94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microsoft.com/office/2011/relationships/people" Target="people.xml"/><Relationship Id="rId29" Type="http://schemas.openxmlformats.org/officeDocument/2006/relationships/theme" Target="theme/theme1.xml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10.100.74.41:7180/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zaloni.com" TargetMode="External"/><Relationship Id="rId2" Type="http://schemas.openxmlformats.org/officeDocument/2006/relationships/hyperlink" Target="mailto:info@zaloni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F4E837-03B3-C049-80AD-9BD9EDF29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620</Words>
  <Characters>3534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</vt:lpstr>
      <vt:lpstr>    Hadoop Architecture @ Colombia</vt:lpstr>
      <vt:lpstr>    Hadoop Eco system Component Layout</vt:lpstr>
      <vt:lpstr>        WebAddress:</vt:lpstr>
      <vt:lpstr>        Architecture:</vt:lpstr>
      <vt:lpstr>        Starting/Stopping  Cloudera Manager :</vt:lpstr>
      <vt:lpstr>    Hue </vt:lpstr>
      <vt:lpstr>        WebAddress</vt:lpstr>
      <vt:lpstr>        Architecture:</vt:lpstr>
      <vt:lpstr>        Hue Interfaces for Developers:</vt:lpstr>
      <vt:lpstr>    Logs Hadoop components:</vt:lpstr>
      <vt:lpstr>        Through Cloudera Manager: </vt:lpstr>
      <vt:lpstr>        From Hadoop Servers </vt:lpstr>
    </vt:vector>
  </TitlesOfParts>
  <LinksUpToDate>false</LinksUpToDate>
  <CharactersWithSpaces>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2017-11-13T21:14:00Z</dcterms:created>
  <dcterms:modified xsi:type="dcterms:W3CDTF">2017-11-15T20:46:00Z</dcterms:modified>
</cp:coreProperties>
</file>