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064AC0" w14:textId="77777777" w:rsidR="00F206DC" w:rsidRDefault="00F206DC"/>
    <w:p w14:paraId="136E7CB9" w14:textId="77777777" w:rsidR="00F206DC" w:rsidRDefault="009D2490">
      <w:pPr>
        <w:spacing w:after="200" w:line="276" w:lineRule="auto"/>
        <w:jc w:val="both"/>
        <w:rPr>
          <w:smallCaps/>
          <w:sz w:val="32"/>
          <w:szCs w:val="32"/>
        </w:rPr>
      </w:pPr>
      <w:r>
        <w:br w:type="page"/>
      </w:r>
      <w:r>
        <w:rPr>
          <w:noProof/>
        </w:rPr>
        <mc:AlternateContent>
          <mc:Choice Requires="wpg">
            <w:drawing>
              <wp:anchor distT="0" distB="0" distL="114300" distR="114300" simplePos="0" relativeHeight="251658240" behindDoc="0" locked="0" layoutInCell="1" hidden="0" allowOverlap="1" wp14:anchorId="4E71CF14" wp14:editId="7F220B34">
                <wp:simplePos x="0" y="0"/>
                <wp:positionH relativeFrom="margin">
                  <wp:posOffset>-558799</wp:posOffset>
                </wp:positionH>
                <wp:positionV relativeFrom="paragraph">
                  <wp:posOffset>0</wp:posOffset>
                </wp:positionV>
                <wp:extent cx="228600" cy="9144000"/>
                <wp:effectExtent l="0" t="0" r="0" b="0"/>
                <wp:wrapNone/>
                <wp:docPr id="23" name="Group 23"/>
                <wp:cNvGraphicFramePr/>
                <a:graphic xmlns:a="http://schemas.openxmlformats.org/drawingml/2006/main">
                  <a:graphicData uri="http://schemas.microsoft.com/office/word/2010/wordprocessingGroup">
                    <wpg:wgp>
                      <wpg:cNvGrpSpPr/>
                      <wpg:grpSpPr>
                        <a:xfrm>
                          <a:off x="0" y="0"/>
                          <a:ext cx="228600" cy="9144000"/>
                          <a:chOff x="5231700" y="0"/>
                          <a:chExt cx="228600" cy="7560000"/>
                        </a:xfrm>
                      </wpg:grpSpPr>
                      <wpg:grpSp>
                        <wpg:cNvPr id="1" name="Group 1"/>
                        <wpg:cNvGrpSpPr/>
                        <wpg:grpSpPr>
                          <a:xfrm>
                            <a:off x="5231700" y="0"/>
                            <a:ext cx="228600" cy="7560000"/>
                            <a:chOff x="0" y="0"/>
                            <a:chExt cx="228600" cy="9144000"/>
                          </a:xfrm>
                        </wpg:grpSpPr>
                        <wps:wsp>
                          <wps:cNvPr id="2" name="Rectangle 2"/>
                          <wps:cNvSpPr/>
                          <wps:spPr>
                            <a:xfrm>
                              <a:off x="0" y="0"/>
                              <a:ext cx="228600" cy="9144000"/>
                            </a:xfrm>
                            <a:prstGeom prst="rect">
                              <a:avLst/>
                            </a:prstGeom>
                            <a:noFill/>
                            <a:ln>
                              <a:noFill/>
                            </a:ln>
                          </wps:spPr>
                          <wps:txbx>
                            <w:txbxContent>
                              <w:p w14:paraId="7D2D486B" w14:textId="77777777" w:rsidR="00F206DC" w:rsidRDefault="00F206DC">
                                <w:pPr>
                                  <w:textDirection w:val="btLr"/>
                                </w:pPr>
                              </w:p>
                            </w:txbxContent>
                          </wps:txbx>
                          <wps:bodyPr wrap="square" lIns="91425" tIns="91425" rIns="91425" bIns="91425" anchor="ctr" anchorCtr="0"/>
                        </wps:wsp>
                        <wps:wsp>
                          <wps:cNvPr id="3" name="Rectangle 3"/>
                          <wps:cNvSpPr/>
                          <wps:spPr>
                            <a:xfrm>
                              <a:off x="0" y="0"/>
                              <a:ext cx="228600" cy="8782050"/>
                            </a:xfrm>
                            <a:prstGeom prst="rect">
                              <a:avLst/>
                            </a:prstGeom>
                            <a:solidFill>
                              <a:srgbClr val="8DA9DB"/>
                            </a:solidFill>
                            <a:ln>
                              <a:noFill/>
                            </a:ln>
                          </wps:spPr>
                          <wps:txbx>
                            <w:txbxContent>
                              <w:p w14:paraId="31AA8308" w14:textId="77777777" w:rsidR="00F206DC" w:rsidRDefault="00F206DC">
                                <w:pPr>
                                  <w:textDirection w:val="btLr"/>
                                </w:pPr>
                              </w:p>
                            </w:txbxContent>
                          </wps:txbx>
                          <wps:bodyPr wrap="square" lIns="91425" tIns="91425" rIns="91425" bIns="91425" anchor="ctr" anchorCtr="0"/>
                        </wps:wsp>
                        <wps:wsp>
                          <wps:cNvPr id="4" name="Rectangle 4"/>
                          <wps:cNvSpPr/>
                          <wps:spPr>
                            <a:xfrm>
                              <a:off x="0" y="8915400"/>
                              <a:ext cx="228600" cy="228600"/>
                            </a:xfrm>
                            <a:prstGeom prst="rect">
                              <a:avLst/>
                            </a:prstGeom>
                            <a:solidFill>
                              <a:srgbClr val="8DA9DB"/>
                            </a:solidFill>
                            <a:ln>
                              <a:noFill/>
                            </a:ln>
                          </wps:spPr>
                          <wps:txbx>
                            <w:txbxContent>
                              <w:p w14:paraId="2178E105" w14:textId="77777777" w:rsidR="00F206DC" w:rsidRDefault="00F206DC">
                                <w:pPr>
                                  <w:textDirection w:val="btLr"/>
                                </w:pPr>
                              </w:p>
                            </w:txbxContent>
                          </wps:txbx>
                          <wps:bodyPr wrap="square" lIns="91425" tIns="91425" rIns="91425" bIns="91425" anchor="ctr" anchorCtr="0"/>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-558799</wp:posOffset>
                </wp:positionH>
                <wp:positionV relativeFrom="paragraph">
                  <wp:posOffset>0</wp:posOffset>
                </wp:positionV>
                <wp:extent cx="228600" cy="9144000"/>
                <wp:effectExtent b="0" l="0" r="0" t="0"/>
                <wp:wrapNone/>
                <wp:docPr id="23"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228600" cy="914400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1" locked="0" layoutInCell="1" hidden="0" allowOverlap="1" wp14:anchorId="5814BB08" wp14:editId="2E580689">
                <wp:simplePos x="0" y="0"/>
                <wp:positionH relativeFrom="margin">
                  <wp:posOffset>241300</wp:posOffset>
                </wp:positionH>
                <wp:positionV relativeFrom="paragraph">
                  <wp:posOffset>4559300</wp:posOffset>
                </wp:positionV>
                <wp:extent cx="5753100" cy="1091760"/>
                <wp:effectExtent l="0" t="0" r="0" b="0"/>
                <wp:wrapSquare wrapText="bothSides" distT="0" distB="0" distL="114300" distR="114300"/>
                <wp:docPr id="24" name="Rectangle 24"/>
                <wp:cNvGraphicFramePr/>
                <a:graphic xmlns:a="http://schemas.openxmlformats.org/drawingml/2006/main">
                  <a:graphicData uri="http://schemas.microsoft.com/office/word/2010/wordprocessingShape">
                    <wps:wsp>
                      <wps:cNvSpPr/>
                      <wps:spPr>
                        <a:xfrm>
                          <a:off x="2469450" y="3517110"/>
                          <a:ext cx="5753100" cy="525780"/>
                        </a:xfrm>
                        <a:prstGeom prst="rect">
                          <a:avLst/>
                        </a:prstGeom>
                        <a:noFill/>
                        <a:ln>
                          <a:noFill/>
                        </a:ln>
                      </wps:spPr>
                      <wps:txbx>
                        <w:txbxContent>
                          <w:p w14:paraId="573A0F11" w14:textId="77777777" w:rsidR="00F206DC" w:rsidRDefault="009D2490">
                            <w:pPr>
                              <w:jc w:val="right"/>
                              <w:textDirection w:val="btLr"/>
                            </w:pPr>
                            <w:r>
                              <w:rPr>
                                <w:smallCaps/>
                                <w:color w:val="323E4F"/>
                                <w:sz w:val="52"/>
                              </w:rPr>
                              <w:t>MILLICOM INFRA-DESIGN DOCUMENT</w:t>
                            </w:r>
                          </w:p>
                          <w:p w14:paraId="6960E24E" w14:textId="77777777" w:rsidR="00F206DC" w:rsidRDefault="009D2490">
                            <w:pPr>
                              <w:jc w:val="right"/>
                              <w:textDirection w:val="btLr"/>
                            </w:pPr>
                            <w:r>
                              <w:rPr>
                                <w:smallCaps/>
                                <w:color w:val="44546A"/>
                                <w:sz w:val="36"/>
                              </w:rPr>
                              <w:t>V2.2</w:t>
                            </w:r>
                          </w:p>
                        </w:txbxContent>
                      </wps:txbx>
                      <wps:bodyPr wrap="square" lIns="0" tIns="0" rIns="0" bIns="0" anchor="b"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241300</wp:posOffset>
                </wp:positionH>
                <wp:positionV relativeFrom="paragraph">
                  <wp:posOffset>4559300</wp:posOffset>
                </wp:positionV>
                <wp:extent cx="5753100" cy="1091760"/>
                <wp:effectExtent b="0" l="0" r="0" t="0"/>
                <wp:wrapSquare wrapText="bothSides" distB="0" distT="0" distL="114300" distR="114300"/>
                <wp:docPr id="24" name="image48.png"/>
                <a:graphic>
                  <a:graphicData uri="http://schemas.openxmlformats.org/drawingml/2006/picture">
                    <pic:pic>
                      <pic:nvPicPr>
                        <pic:cNvPr id="0" name="image48.png"/>
                        <pic:cNvPicPr preferRelativeResize="0"/>
                      </pic:nvPicPr>
                      <pic:blipFill>
                        <a:blip r:embed="rId8"/>
                        <a:srcRect/>
                        <a:stretch>
                          <a:fillRect/>
                        </a:stretch>
                      </pic:blipFill>
                      <pic:spPr>
                        <a:xfrm>
                          <a:off x="0" y="0"/>
                          <a:ext cx="5753100" cy="109176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1" locked="0" layoutInCell="1" hidden="0" allowOverlap="1" wp14:anchorId="01FF8D71" wp14:editId="43E1C918">
                <wp:simplePos x="0" y="0"/>
                <wp:positionH relativeFrom="margin">
                  <wp:posOffset>241300</wp:posOffset>
                </wp:positionH>
                <wp:positionV relativeFrom="paragraph">
                  <wp:posOffset>8407400</wp:posOffset>
                </wp:positionV>
                <wp:extent cx="5753100" cy="660400"/>
                <wp:effectExtent l="0" t="0" r="0" b="0"/>
                <wp:wrapSquare wrapText="bothSides" distT="0" distB="0" distL="114300" distR="114300"/>
                <wp:docPr id="26" name="Rectangle 26"/>
                <wp:cNvGraphicFramePr/>
                <a:graphic xmlns:a="http://schemas.openxmlformats.org/drawingml/2006/main">
                  <a:graphicData uri="http://schemas.microsoft.com/office/word/2010/wordprocessingShape">
                    <wps:wsp>
                      <wps:cNvSpPr/>
                      <wps:spPr>
                        <a:xfrm>
                          <a:off x="2469450" y="3453610"/>
                          <a:ext cx="5753100" cy="652780"/>
                        </a:xfrm>
                        <a:prstGeom prst="rect">
                          <a:avLst/>
                        </a:prstGeom>
                        <a:noFill/>
                        <a:ln>
                          <a:noFill/>
                        </a:ln>
                      </wps:spPr>
                      <wps:txbx>
                        <w:txbxContent>
                          <w:p w14:paraId="7B2E2F74" w14:textId="77777777" w:rsidR="00F206DC" w:rsidRDefault="009D2490">
                            <w:pPr>
                              <w:jc w:val="right"/>
                              <w:textDirection w:val="btLr"/>
                            </w:pPr>
                            <w:r>
                              <w:rPr>
                                <w:smallCaps/>
                                <w:color w:val="262626"/>
                                <w:sz w:val="28"/>
                              </w:rPr>
                              <w:t>JAGDISH SARIPELLA</w:t>
                            </w:r>
                          </w:p>
                          <w:p w14:paraId="35DF71D2" w14:textId="77777777" w:rsidR="00F206DC" w:rsidRDefault="009D2490">
                            <w:pPr>
                              <w:jc w:val="right"/>
                              <w:textDirection w:val="btLr"/>
                            </w:pPr>
                            <w:r>
                              <w:rPr>
                                <w:smallCaps/>
                                <w:color w:val="262626"/>
                                <w:sz w:val="20"/>
                              </w:rPr>
                              <w:t>ZALONI</w:t>
                            </w:r>
                          </w:p>
                          <w:p w14:paraId="581E68B8" w14:textId="77777777" w:rsidR="00F206DC" w:rsidRDefault="009D2490">
                            <w:pPr>
                              <w:jc w:val="right"/>
                              <w:textDirection w:val="btLr"/>
                            </w:pPr>
                            <w:r>
                              <w:rPr>
                                <w:color w:val="262626"/>
                                <w:sz w:val="20"/>
                              </w:rPr>
                              <w:t xml:space="preserve">633 Davis Dr., Suite 450 </w:t>
                            </w:r>
                          </w:p>
                        </w:txbxContent>
                      </wps:txbx>
                      <wps:bodyPr wrap="square" lIns="0" tIns="0" rIns="0" bIns="0" anchor="b" anchorCtr="0"/>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margin">
                  <wp:posOffset>241300</wp:posOffset>
                </wp:positionH>
                <wp:positionV relativeFrom="paragraph">
                  <wp:posOffset>8407400</wp:posOffset>
                </wp:positionV>
                <wp:extent cx="5753100" cy="660400"/>
                <wp:effectExtent b="0" l="0" r="0" t="0"/>
                <wp:wrapSquare wrapText="bothSides" distB="0" distT="0" distL="114300" distR="114300"/>
                <wp:docPr id="26" name="image52.png"/>
                <a:graphic>
                  <a:graphicData uri="http://schemas.openxmlformats.org/drawingml/2006/picture">
                    <pic:pic>
                      <pic:nvPicPr>
                        <pic:cNvPr id="0" name="image52.png"/>
                        <pic:cNvPicPr preferRelativeResize="0"/>
                      </pic:nvPicPr>
                      <pic:blipFill>
                        <a:blip r:embed="rId9"/>
                        <a:srcRect/>
                        <a:stretch>
                          <a:fillRect/>
                        </a:stretch>
                      </pic:blipFill>
                      <pic:spPr>
                        <a:xfrm>
                          <a:off x="0" y="0"/>
                          <a:ext cx="5753100" cy="6604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1" locked="0" layoutInCell="1" hidden="0" allowOverlap="1" wp14:anchorId="47EC7B88" wp14:editId="564BEAC5">
                <wp:simplePos x="0" y="0"/>
                <wp:positionH relativeFrom="margin">
                  <wp:posOffset>241300</wp:posOffset>
                </wp:positionH>
                <wp:positionV relativeFrom="paragraph">
                  <wp:posOffset>901700</wp:posOffset>
                </wp:positionV>
                <wp:extent cx="5702300" cy="304800"/>
                <wp:effectExtent l="0" t="0" r="0" b="0"/>
                <wp:wrapSquare wrapText="bothSides" distT="0" distB="0" distL="114300" distR="114300"/>
                <wp:docPr id="25" name="Rectangle 25"/>
                <wp:cNvGraphicFramePr/>
                <a:graphic xmlns:a="http://schemas.openxmlformats.org/drawingml/2006/main">
                  <a:graphicData uri="http://schemas.microsoft.com/office/word/2010/wordprocessingShape">
                    <wps:wsp>
                      <wps:cNvSpPr/>
                      <wps:spPr>
                        <a:xfrm>
                          <a:off x="2493580" y="3630775"/>
                          <a:ext cx="5704840" cy="298450"/>
                        </a:xfrm>
                        <a:prstGeom prst="rect">
                          <a:avLst/>
                        </a:prstGeom>
                        <a:noFill/>
                        <a:ln>
                          <a:noFill/>
                        </a:ln>
                      </wps:spPr>
                      <wps:txbx>
                        <w:txbxContent>
                          <w:p w14:paraId="33BC8CCA" w14:textId="4E02121A" w:rsidR="00F206DC" w:rsidRDefault="009D2490">
                            <w:pPr>
                              <w:jc w:val="right"/>
                              <w:textDirection w:val="btLr"/>
                            </w:pPr>
                            <w:r>
                              <w:rPr>
                                <w:smallCaps/>
                                <w:color w:val="323E4F"/>
                                <w:sz w:val="40"/>
                              </w:rPr>
                              <w:t>N</w:t>
                            </w:r>
                            <w:r w:rsidR="00B15C8C">
                              <w:rPr>
                                <w:smallCaps/>
                                <w:color w:val="323E4F"/>
                                <w:sz w:val="40"/>
                              </w:rPr>
                              <w:t>OVEMBER 20</w:t>
                            </w:r>
                            <w:r>
                              <w:rPr>
                                <w:smallCaps/>
                                <w:color w:val="323E4F"/>
                                <w:sz w:val="40"/>
                              </w:rPr>
                              <w:t>, 2017</w:t>
                            </w:r>
                          </w:p>
                        </w:txbxContent>
                      </wps:txbx>
                      <wps:bodyPr wrap="square" lIns="0" tIns="0" rIns="0" bIns="0" anchor="b" anchorCtr="0"/>
                    </wps:wsp>
                  </a:graphicData>
                </a:graphic>
              </wp:anchor>
            </w:drawing>
          </mc:Choice>
          <mc:Fallback>
            <w:pict>
              <v:rect w14:anchorId="47EC7B88" id="Rectangle 25" o:spid="_x0000_s1033" style="position:absolute;left:0;text-align:left;margin-left:19pt;margin-top:71pt;width:449pt;height:24pt;z-index:-251655168;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" filled="f" stroked="f">
                <v:textbox inset="0,0,0,0">
                  <w:txbxContent>
                    <w:p w14:paraId="33BC8CCA" w14:textId="4E02121A" w:rsidR="00F206DC" w:rsidRDefault="009D2490">
                      <w:pPr>
                        <w:jc w:val="right"/>
                        <w:textDirection w:val="btLr"/>
                      </w:pPr>
                      <w:r>
                        <w:rPr>
                          <w:smallCaps/>
                          <w:color w:val="323E4F"/>
                          <w:sz w:val="40"/>
                        </w:rPr>
                        <w:t>N</w:t>
                      </w:r>
                      <w:r w:rsidR="00B15C8C">
                        <w:rPr>
                          <w:smallCaps/>
                          <w:color w:val="323E4F"/>
                          <w:sz w:val="40"/>
                        </w:rPr>
                        <w:t>OVEMBER 20</w:t>
                      </w:r>
                      <w:r>
                        <w:rPr>
                          <w:smallCaps/>
                          <w:color w:val="323E4F"/>
                          <w:sz w:val="40"/>
                        </w:rPr>
                        <w:t>, 2017</w:t>
                      </w:r>
                    </w:p>
                  </w:txbxContent>
                </v:textbox>
                <w10:wrap type="square" anchorx="margin"/>
              </v:rect>
            </w:pict>
          </mc:Fallback>
        </mc:AlternateContent>
      </w:r>
    </w:p>
    <w:p w14:paraId="10B377F0" w14:textId="77777777" w:rsidR="00F206DC" w:rsidRDefault="009D2490">
      <w:pPr>
        <w:spacing w:before="300" w:after="40"/>
        <w:rPr>
          <w:smallCaps/>
          <w:sz w:val="32"/>
          <w:szCs w:val="32"/>
        </w:rPr>
      </w:pPr>
      <w:r>
        <w:rPr>
          <w:smallCaps/>
          <w:sz w:val="32"/>
          <w:szCs w:val="32"/>
        </w:rPr>
        <w:lastRenderedPageBreak/>
        <w:t>Table of Contents</w:t>
      </w:r>
    </w:p>
    <w:sdt>
      <w:sdtPr>
        <w:id w:val="2085177193"/>
        <w:docPartObj>
          <w:docPartGallery w:val="Table of Contents"/>
          <w:docPartUnique/>
        </w:docPartObj>
      </w:sdtPr>
      <w:sdtEndPr/>
      <w:sdtContent>
        <w:p w14:paraId="500CE48A" w14:textId="77777777" w:rsidR="00F206DC" w:rsidRDefault="009D2490">
          <w:pPr>
            <w:tabs>
              <w:tab w:val="right" w:pos="9350"/>
            </w:tabs>
            <w:spacing w:before="120"/>
            <w:rPr>
              <w:rFonts w:ascii="Calibri" w:eastAsia="Calibri" w:hAnsi="Calibri" w:cs="Calibri"/>
            </w:rPr>
          </w:pPr>
          <w:r>
            <w:fldChar w:fldCharType="begin"/>
          </w:r>
          <w:r>
            <w:instrText xml:space="preserve"> TOC \h \u \z </w:instrText>
          </w:r>
          <w:r>
            <w:fldChar w:fldCharType="separate"/>
          </w:r>
          <w:hyperlink w:anchor="_30j0zll">
            <w:r>
              <w:rPr>
                <w:b/>
              </w:rPr>
              <w:t>Document Revision</w:t>
            </w:r>
            <w:r>
              <w:rPr>
                <w:b/>
              </w:rPr>
              <w:tab/>
              <w:t>4</w:t>
            </w:r>
          </w:hyperlink>
        </w:p>
        <w:p w14:paraId="19A85E5F" w14:textId="77777777" w:rsidR="00F206DC" w:rsidRDefault="009D2490">
          <w:pPr>
            <w:tabs>
              <w:tab w:val="left" w:pos="600"/>
              <w:tab w:val="right" w:pos="9350"/>
            </w:tabs>
            <w:spacing w:before="120"/>
            <w:rPr>
              <w:rFonts w:ascii="Calibri" w:eastAsia="Calibri" w:hAnsi="Calibri" w:cs="Calibri"/>
            </w:rPr>
          </w:pPr>
          <w:hyperlink w:anchor="_1fob9te">
            <w:r>
              <w:rPr>
                <w:b/>
              </w:rPr>
              <w:t>1.</w:t>
            </w:r>
          </w:hyperlink>
          <w:hyperlink w:anchor="_1fob9te">
            <w:r>
              <w:rPr>
                <w:rFonts w:ascii="Calibri" w:eastAsia="Calibri" w:hAnsi="Calibri" w:cs="Calibri"/>
              </w:rPr>
              <w:tab/>
            </w:r>
          </w:hyperlink>
          <w:r>
            <w:fldChar w:fldCharType="begin"/>
          </w:r>
          <w:r>
            <w:instrText xml:space="preserve"> PAGEREF _1fob9te \h </w:instrText>
          </w:r>
          <w:r>
            <w:fldChar w:fldCharType="separate"/>
          </w:r>
          <w:r>
            <w:rPr>
              <w:b/>
            </w:rPr>
            <w:t>Infrastructure</w:t>
          </w:r>
          <w:r>
            <w:rPr>
              <w:b/>
            </w:rPr>
            <w:tab/>
            <w:t>5</w:t>
          </w:r>
          <w:r>
            <w:fldChar w:fldCharType="end"/>
          </w:r>
        </w:p>
        <w:p w14:paraId="6B392CFD" w14:textId="77777777" w:rsidR="00F206DC" w:rsidRDefault="009D2490">
          <w:pPr>
            <w:tabs>
              <w:tab w:val="left" w:pos="600"/>
              <w:tab w:val="right" w:pos="9350"/>
            </w:tabs>
            <w:spacing w:before="120"/>
            <w:rPr>
              <w:rFonts w:ascii="Calibri" w:eastAsia="Calibri" w:hAnsi="Calibri" w:cs="Calibri"/>
            </w:rPr>
          </w:pPr>
          <w:hyperlink w:anchor="_2et92p0">
            <w:r>
              <w:rPr>
                <w:b/>
              </w:rPr>
              <w:t>2.</w:t>
            </w:r>
          </w:hyperlink>
          <w:hyperlink w:anchor="_2et92p0">
            <w:r>
              <w:rPr>
                <w:rFonts w:ascii="Calibri" w:eastAsia="Calibri" w:hAnsi="Calibri" w:cs="Calibri"/>
              </w:rPr>
              <w:tab/>
            </w:r>
          </w:hyperlink>
          <w:r>
            <w:fldChar w:fldCharType="begin"/>
          </w:r>
          <w:r>
            <w:instrText xml:space="preserve"> PAGEREF _2et92p0 \h </w:instrText>
          </w:r>
          <w:r>
            <w:fldChar w:fldCharType="separate"/>
          </w:r>
          <w:r>
            <w:rPr>
              <w:b/>
            </w:rPr>
            <w:t>System Architecture</w:t>
          </w:r>
          <w:r>
            <w:rPr>
              <w:b/>
            </w:rPr>
            <w:tab/>
            <w:t>6</w:t>
          </w:r>
          <w:r>
            <w:fldChar w:fldCharType="end"/>
          </w:r>
        </w:p>
        <w:p w14:paraId="0B7FD4E2" w14:textId="77777777" w:rsidR="00F206DC" w:rsidRDefault="009D2490">
          <w:pPr>
            <w:tabs>
              <w:tab w:val="left" w:pos="800"/>
              <w:tab w:val="right" w:pos="9350"/>
            </w:tabs>
            <w:ind w:left="200"/>
            <w:rPr>
              <w:rFonts w:ascii="Calibri" w:eastAsia="Calibri" w:hAnsi="Calibri" w:cs="Calibri"/>
            </w:rPr>
          </w:pPr>
          <w:hyperlink w:anchor="_tyjcwt">
            <w:r>
              <w:rPr>
                <w:b/>
                <w:sz w:val="22"/>
                <w:szCs w:val="22"/>
              </w:rPr>
              <w:t>a.</w:t>
            </w:r>
          </w:hyperlink>
          <w:hyperlink w:anchor="_tyjcwt">
            <w:r>
              <w:rPr>
                <w:rFonts w:ascii="Calibri" w:eastAsia="Calibri" w:hAnsi="Calibri" w:cs="Calibri"/>
              </w:rPr>
              <w:tab/>
            </w:r>
          </w:hyperlink>
          <w:r>
            <w:fldChar w:fldCharType="begin"/>
          </w:r>
          <w:r>
            <w:instrText xml:space="preserve"> PAGEREF _tyjcwt \h </w:instrText>
          </w:r>
          <w:r>
            <w:fldChar w:fldCharType="separate"/>
          </w:r>
          <w:r>
            <w:rPr>
              <w:b/>
              <w:sz w:val="22"/>
              <w:szCs w:val="22"/>
            </w:rPr>
            <w:t>Cluster Sizing</w:t>
          </w:r>
          <w:r>
            <w:rPr>
              <w:b/>
              <w:sz w:val="22"/>
              <w:szCs w:val="22"/>
            </w:rPr>
            <w:tab/>
            <w:t>8</w:t>
          </w:r>
          <w:r>
            <w:fldChar w:fldCharType="end"/>
          </w:r>
        </w:p>
        <w:p w14:paraId="42169607" w14:textId="77777777" w:rsidR="00F206DC" w:rsidRDefault="009D2490">
          <w:pPr>
            <w:tabs>
              <w:tab w:val="left" w:pos="800"/>
              <w:tab w:val="right" w:pos="9350"/>
            </w:tabs>
            <w:ind w:left="200"/>
            <w:rPr>
              <w:rFonts w:ascii="Calibri" w:eastAsia="Calibri" w:hAnsi="Calibri" w:cs="Calibri"/>
            </w:rPr>
          </w:pPr>
          <w:hyperlink w:anchor="_3dy6vkm">
            <w:r>
              <w:rPr>
                <w:b/>
                <w:sz w:val="22"/>
                <w:szCs w:val="22"/>
              </w:rPr>
              <w:t>b.</w:t>
            </w:r>
          </w:hyperlink>
          <w:hyperlink w:anchor="_3dy6vkm">
            <w:r>
              <w:rPr>
                <w:rFonts w:ascii="Calibri" w:eastAsia="Calibri" w:hAnsi="Calibri" w:cs="Calibri"/>
              </w:rPr>
              <w:tab/>
            </w:r>
          </w:hyperlink>
          <w:r>
            <w:fldChar w:fldCharType="begin"/>
          </w:r>
          <w:r>
            <w:instrText xml:space="preserve"> PAGEREF _3dy6vkm \h </w:instrText>
          </w:r>
          <w:r>
            <w:fldChar w:fldCharType="separate"/>
          </w:r>
          <w:r>
            <w:rPr>
              <w:b/>
              <w:sz w:val="22"/>
              <w:szCs w:val="22"/>
            </w:rPr>
            <w:t>Network Design</w:t>
          </w:r>
          <w:r>
            <w:rPr>
              <w:b/>
              <w:sz w:val="22"/>
              <w:szCs w:val="22"/>
            </w:rPr>
            <w:tab/>
            <w:t>9</w:t>
          </w:r>
          <w:r>
            <w:fldChar w:fldCharType="end"/>
          </w:r>
        </w:p>
        <w:p w14:paraId="77865FA9" w14:textId="77777777" w:rsidR="00F206DC" w:rsidRDefault="009D2490">
          <w:pPr>
            <w:tabs>
              <w:tab w:val="left" w:pos="600"/>
              <w:tab w:val="right" w:pos="9350"/>
            </w:tabs>
            <w:spacing w:before="120"/>
            <w:rPr>
              <w:rFonts w:ascii="Calibri" w:eastAsia="Calibri" w:hAnsi="Calibri" w:cs="Calibri"/>
            </w:rPr>
          </w:pPr>
          <w:hyperlink w:anchor="_1t3h5sf">
            <w:r>
              <w:rPr>
                <w:b/>
              </w:rPr>
              <w:t>3</w:t>
            </w:r>
            <w:r>
              <w:rPr>
                <w:b/>
              </w:rPr>
              <w:t>.</w:t>
            </w:r>
          </w:hyperlink>
          <w:hyperlink w:anchor="_1t3h5sf">
            <w:r>
              <w:rPr>
                <w:rFonts w:ascii="Calibri" w:eastAsia="Calibri" w:hAnsi="Calibri" w:cs="Calibri"/>
              </w:rPr>
              <w:tab/>
            </w:r>
          </w:hyperlink>
          <w:r>
            <w:fldChar w:fldCharType="begin"/>
          </w:r>
          <w:r>
            <w:instrText xml:space="preserve"> PAGEREF _1t3h5sf \h </w:instrText>
          </w:r>
          <w:r>
            <w:fldChar w:fldCharType="separate"/>
          </w:r>
          <w:r>
            <w:rPr>
              <w:b/>
            </w:rPr>
            <w:t>Operating System</w:t>
          </w:r>
          <w:r>
            <w:rPr>
              <w:b/>
            </w:rPr>
            <w:tab/>
            <w:t>9</w:t>
          </w:r>
          <w:r>
            <w:fldChar w:fldCharType="end"/>
          </w:r>
        </w:p>
        <w:p w14:paraId="7910BD6B" w14:textId="77777777" w:rsidR="00F206DC" w:rsidRDefault="009D2490">
          <w:pPr>
            <w:tabs>
              <w:tab w:val="left" w:pos="800"/>
              <w:tab w:val="right" w:pos="9350"/>
            </w:tabs>
            <w:ind w:left="200"/>
            <w:rPr>
              <w:rFonts w:ascii="Calibri" w:eastAsia="Calibri" w:hAnsi="Calibri" w:cs="Calibri"/>
            </w:rPr>
          </w:pPr>
          <w:hyperlink w:anchor="_4d34og8">
            <w:r>
              <w:rPr>
                <w:b/>
                <w:sz w:val="22"/>
                <w:szCs w:val="22"/>
              </w:rPr>
              <w:t>a.</w:t>
            </w:r>
          </w:hyperlink>
          <w:hyperlink w:anchor="_4d34og8">
            <w:r>
              <w:rPr>
                <w:rFonts w:ascii="Calibri" w:eastAsia="Calibri" w:hAnsi="Calibri" w:cs="Calibri"/>
              </w:rPr>
              <w:tab/>
            </w:r>
          </w:hyperlink>
          <w:r>
            <w:fldChar w:fldCharType="begin"/>
          </w:r>
          <w:r>
            <w:instrText xml:space="preserve"> PAGEREF _4d34og8 \h </w:instrText>
          </w:r>
          <w:r>
            <w:fldChar w:fldCharType="separate"/>
          </w:r>
          <w:r>
            <w:rPr>
              <w:b/>
              <w:sz w:val="22"/>
              <w:szCs w:val="22"/>
            </w:rPr>
            <w:t>Version</w:t>
          </w:r>
          <w:r>
            <w:rPr>
              <w:b/>
              <w:sz w:val="22"/>
              <w:szCs w:val="22"/>
            </w:rPr>
            <w:tab/>
            <w:t>9</w:t>
          </w:r>
          <w:r>
            <w:fldChar w:fldCharType="end"/>
          </w:r>
        </w:p>
        <w:p w14:paraId="123FA8C9" w14:textId="77777777" w:rsidR="00F206DC" w:rsidRDefault="009D2490">
          <w:pPr>
            <w:tabs>
              <w:tab w:val="left" w:pos="800"/>
              <w:tab w:val="right" w:pos="9350"/>
            </w:tabs>
            <w:ind w:left="200"/>
            <w:rPr>
              <w:rFonts w:ascii="Calibri" w:eastAsia="Calibri" w:hAnsi="Calibri" w:cs="Calibri"/>
            </w:rPr>
          </w:pPr>
          <w:hyperlink w:anchor="_2s8eyo1">
            <w:r>
              <w:rPr>
                <w:b/>
                <w:sz w:val="22"/>
                <w:szCs w:val="22"/>
              </w:rPr>
              <w:t>b.</w:t>
            </w:r>
          </w:hyperlink>
          <w:hyperlink w:anchor="_2s8eyo1">
            <w:r>
              <w:rPr>
                <w:rFonts w:ascii="Calibri" w:eastAsia="Calibri" w:hAnsi="Calibri" w:cs="Calibri"/>
              </w:rPr>
              <w:tab/>
            </w:r>
          </w:hyperlink>
          <w:r>
            <w:fldChar w:fldCharType="begin"/>
          </w:r>
          <w:r>
            <w:instrText xml:space="preserve"> PAGEREF _2s8eyo1 \h </w:instrText>
          </w:r>
          <w:r>
            <w:fldChar w:fldCharType="separate"/>
          </w:r>
          <w:r>
            <w:rPr>
              <w:b/>
              <w:sz w:val="22"/>
              <w:szCs w:val="22"/>
            </w:rPr>
            <w:t>Hostname convention</w:t>
          </w:r>
          <w:r>
            <w:rPr>
              <w:b/>
              <w:sz w:val="22"/>
              <w:szCs w:val="22"/>
            </w:rPr>
            <w:tab/>
            <w:t>9</w:t>
          </w:r>
          <w:r>
            <w:fldChar w:fldCharType="end"/>
          </w:r>
        </w:p>
        <w:p w14:paraId="2F3AE4B0" w14:textId="77777777" w:rsidR="00F206DC" w:rsidRDefault="009D2490">
          <w:pPr>
            <w:tabs>
              <w:tab w:val="left" w:pos="600"/>
              <w:tab w:val="right" w:pos="9350"/>
            </w:tabs>
            <w:ind w:left="200"/>
            <w:rPr>
              <w:rFonts w:ascii="Calibri" w:eastAsia="Calibri" w:hAnsi="Calibri" w:cs="Calibri"/>
            </w:rPr>
          </w:pPr>
          <w:hyperlink w:anchor="_17dp8vu">
            <w:r>
              <w:rPr>
                <w:b/>
                <w:sz w:val="22"/>
                <w:szCs w:val="22"/>
              </w:rPr>
              <w:t>c.</w:t>
            </w:r>
          </w:hyperlink>
          <w:hyperlink w:anchor="_17dp8vu">
            <w:r>
              <w:rPr>
                <w:rFonts w:ascii="Calibri" w:eastAsia="Calibri" w:hAnsi="Calibri" w:cs="Calibri"/>
              </w:rPr>
              <w:tab/>
            </w:r>
          </w:hyperlink>
          <w:r>
            <w:fldChar w:fldCharType="begin"/>
          </w:r>
          <w:r>
            <w:instrText xml:space="preserve"> PAGEREF _17dp8vu \h </w:instrText>
          </w:r>
          <w:r>
            <w:fldChar w:fldCharType="separate"/>
          </w:r>
          <w:r>
            <w:rPr>
              <w:b/>
              <w:sz w:val="22"/>
              <w:szCs w:val="22"/>
            </w:rPr>
            <w:t>DNS resolution</w:t>
          </w:r>
          <w:r>
            <w:rPr>
              <w:b/>
              <w:sz w:val="22"/>
              <w:szCs w:val="22"/>
            </w:rPr>
            <w:tab/>
            <w:t>9</w:t>
          </w:r>
          <w:r>
            <w:fldChar w:fldCharType="end"/>
          </w:r>
        </w:p>
        <w:p w14:paraId="0163FA39" w14:textId="77777777" w:rsidR="00F206DC" w:rsidRDefault="009D2490">
          <w:pPr>
            <w:tabs>
              <w:tab w:val="left" w:pos="800"/>
              <w:tab w:val="right" w:pos="9350"/>
            </w:tabs>
            <w:ind w:left="200"/>
            <w:rPr>
              <w:rFonts w:ascii="Calibri" w:eastAsia="Calibri" w:hAnsi="Calibri" w:cs="Calibri"/>
            </w:rPr>
          </w:pPr>
          <w:hyperlink w:anchor="_3rdcrjn">
            <w:r>
              <w:rPr>
                <w:b/>
                <w:sz w:val="22"/>
                <w:szCs w:val="22"/>
              </w:rPr>
              <w:t>d.</w:t>
            </w:r>
          </w:hyperlink>
          <w:hyperlink w:anchor="_3rdcrjn">
            <w:r>
              <w:rPr>
                <w:rFonts w:ascii="Calibri" w:eastAsia="Calibri" w:hAnsi="Calibri" w:cs="Calibri"/>
              </w:rPr>
              <w:tab/>
            </w:r>
          </w:hyperlink>
          <w:r>
            <w:fldChar w:fldCharType="begin"/>
          </w:r>
          <w:r>
            <w:instrText xml:space="preserve"> PAGEREF _3rdcrjn \h </w:instrText>
          </w:r>
          <w:r>
            <w:fldChar w:fldCharType="separate"/>
          </w:r>
          <w:r>
            <w:rPr>
              <w:b/>
              <w:sz w:val="22"/>
              <w:szCs w:val="22"/>
            </w:rPr>
            <w:t>OS Base Repo Access</w:t>
          </w:r>
          <w:r>
            <w:rPr>
              <w:b/>
              <w:sz w:val="22"/>
              <w:szCs w:val="22"/>
            </w:rPr>
            <w:tab/>
            <w:t>10</w:t>
          </w:r>
          <w:r>
            <w:fldChar w:fldCharType="end"/>
          </w:r>
        </w:p>
        <w:p w14:paraId="73831EB7" w14:textId="77777777" w:rsidR="00F206DC" w:rsidRDefault="009D2490">
          <w:pPr>
            <w:tabs>
              <w:tab w:val="left" w:pos="600"/>
              <w:tab w:val="right" w:pos="9350"/>
            </w:tabs>
            <w:ind w:left="200"/>
            <w:rPr>
              <w:rFonts w:ascii="Calibri" w:eastAsia="Calibri" w:hAnsi="Calibri" w:cs="Calibri"/>
            </w:rPr>
          </w:pPr>
          <w:hyperlink w:anchor="_26in1rg">
            <w:r>
              <w:rPr>
                <w:b/>
                <w:sz w:val="22"/>
                <w:szCs w:val="22"/>
              </w:rPr>
              <w:t>e.</w:t>
            </w:r>
          </w:hyperlink>
          <w:hyperlink w:anchor="_26in1rg">
            <w:r>
              <w:rPr>
                <w:rFonts w:ascii="Calibri" w:eastAsia="Calibri" w:hAnsi="Calibri" w:cs="Calibri"/>
              </w:rPr>
              <w:tab/>
            </w:r>
          </w:hyperlink>
          <w:r>
            <w:fldChar w:fldCharType="begin"/>
          </w:r>
          <w:r>
            <w:instrText xml:space="preserve"> PAGEREF _26in1rg \h </w:instrText>
          </w:r>
          <w:r>
            <w:fldChar w:fldCharType="separate"/>
          </w:r>
          <w:r>
            <w:rPr>
              <w:b/>
              <w:sz w:val="22"/>
              <w:szCs w:val="22"/>
            </w:rPr>
            <w:t>Java Version</w:t>
          </w:r>
          <w:r>
            <w:rPr>
              <w:b/>
              <w:sz w:val="22"/>
              <w:szCs w:val="22"/>
            </w:rPr>
            <w:tab/>
            <w:t>10</w:t>
          </w:r>
          <w:r>
            <w:fldChar w:fldCharType="end"/>
          </w:r>
        </w:p>
        <w:p w14:paraId="083E53A9" w14:textId="77777777" w:rsidR="00F206DC" w:rsidRDefault="009D2490">
          <w:pPr>
            <w:tabs>
              <w:tab w:val="left" w:pos="600"/>
              <w:tab w:val="right" w:pos="9350"/>
            </w:tabs>
            <w:ind w:left="200"/>
            <w:rPr>
              <w:rFonts w:ascii="Calibri" w:eastAsia="Calibri" w:hAnsi="Calibri" w:cs="Calibri"/>
            </w:rPr>
          </w:pPr>
          <w:hyperlink w:anchor="_lnxbz9">
            <w:r>
              <w:rPr>
                <w:b/>
                <w:sz w:val="22"/>
                <w:szCs w:val="22"/>
              </w:rPr>
              <w:t>f.</w:t>
            </w:r>
          </w:hyperlink>
          <w:hyperlink w:anchor="_lnxbz9">
            <w:r>
              <w:rPr>
                <w:rFonts w:ascii="Calibri" w:eastAsia="Calibri" w:hAnsi="Calibri" w:cs="Calibri"/>
              </w:rPr>
              <w:tab/>
            </w:r>
          </w:hyperlink>
          <w:r>
            <w:fldChar w:fldCharType="begin"/>
          </w:r>
          <w:r>
            <w:instrText xml:space="preserve"> PAGEREF _lnxbz9 \h </w:instrText>
          </w:r>
          <w:r>
            <w:fldChar w:fldCharType="separate"/>
          </w:r>
          <w:r>
            <w:rPr>
              <w:b/>
              <w:sz w:val="22"/>
              <w:szCs w:val="22"/>
            </w:rPr>
            <w:t>NTP Configuration</w:t>
          </w:r>
          <w:r>
            <w:rPr>
              <w:b/>
              <w:sz w:val="22"/>
              <w:szCs w:val="22"/>
            </w:rPr>
            <w:tab/>
            <w:t>10</w:t>
          </w:r>
          <w:r>
            <w:fldChar w:fldCharType="end"/>
          </w:r>
        </w:p>
        <w:p w14:paraId="5A1C3F1A" w14:textId="77777777" w:rsidR="00F206DC" w:rsidRDefault="009D2490">
          <w:pPr>
            <w:tabs>
              <w:tab w:val="left" w:pos="800"/>
              <w:tab w:val="right" w:pos="9350"/>
            </w:tabs>
            <w:ind w:left="200"/>
            <w:rPr>
              <w:rFonts w:ascii="Calibri" w:eastAsia="Calibri" w:hAnsi="Calibri" w:cs="Calibri"/>
            </w:rPr>
          </w:pPr>
          <w:hyperlink w:anchor="_35nkun2">
            <w:r>
              <w:rPr>
                <w:b/>
                <w:sz w:val="22"/>
                <w:szCs w:val="22"/>
              </w:rPr>
              <w:t>g.</w:t>
            </w:r>
          </w:hyperlink>
          <w:hyperlink w:anchor="_35nkun2">
            <w:r>
              <w:rPr>
                <w:rFonts w:ascii="Calibri" w:eastAsia="Calibri" w:hAnsi="Calibri" w:cs="Calibri"/>
              </w:rPr>
              <w:tab/>
            </w:r>
          </w:hyperlink>
          <w:r>
            <w:fldChar w:fldCharType="begin"/>
          </w:r>
          <w:r>
            <w:instrText xml:space="preserve"> PAGEREF _35nkun2 \h </w:instrText>
          </w:r>
          <w:r>
            <w:fldChar w:fldCharType="separate"/>
          </w:r>
          <w:r>
            <w:rPr>
              <w:b/>
              <w:sz w:val="22"/>
              <w:szCs w:val="22"/>
            </w:rPr>
            <w:t>Kernel and OS Tuning</w:t>
          </w:r>
          <w:r>
            <w:rPr>
              <w:b/>
              <w:sz w:val="22"/>
              <w:szCs w:val="22"/>
            </w:rPr>
            <w:tab/>
            <w:t>10</w:t>
          </w:r>
          <w:r>
            <w:fldChar w:fldCharType="end"/>
          </w:r>
        </w:p>
        <w:p w14:paraId="08ADB7F1" w14:textId="77777777" w:rsidR="00F206DC" w:rsidRDefault="009D2490">
          <w:pPr>
            <w:tabs>
              <w:tab w:val="left" w:pos="800"/>
              <w:tab w:val="right" w:pos="9350"/>
            </w:tabs>
            <w:ind w:left="400"/>
            <w:rPr>
              <w:rFonts w:ascii="Calibri" w:eastAsia="Calibri" w:hAnsi="Calibri" w:cs="Calibri"/>
            </w:rPr>
          </w:pPr>
          <w:hyperlink w:anchor="_1ksv4uv">
            <w:r>
              <w:rPr>
                <w:sz w:val="22"/>
                <w:szCs w:val="22"/>
              </w:rPr>
              <w:t>i.</w:t>
            </w:r>
          </w:hyperlink>
          <w:hyperlink w:anchor="_1ksv4uv">
            <w:r>
              <w:rPr>
                <w:rFonts w:ascii="Calibri" w:eastAsia="Calibri" w:hAnsi="Calibri" w:cs="Calibri"/>
              </w:rPr>
              <w:tab/>
            </w:r>
          </w:hyperlink>
          <w:r>
            <w:fldChar w:fldCharType="begin"/>
          </w:r>
          <w:r>
            <w:instrText xml:space="preserve"> PAGEREF _1ksv4uv \h </w:instrText>
          </w:r>
          <w:r>
            <w:fldChar w:fldCharType="separate"/>
          </w:r>
          <w:r>
            <w:rPr>
              <w:sz w:val="22"/>
              <w:szCs w:val="22"/>
            </w:rPr>
            <w:t>Swappiness</w:t>
          </w:r>
          <w:r>
            <w:rPr>
              <w:sz w:val="22"/>
              <w:szCs w:val="22"/>
            </w:rPr>
            <w:tab/>
            <w:t>10</w:t>
          </w:r>
          <w:r>
            <w:fldChar w:fldCharType="end"/>
          </w:r>
        </w:p>
        <w:p w14:paraId="0B7656D2" w14:textId="77777777" w:rsidR="00F206DC" w:rsidRDefault="009D2490">
          <w:pPr>
            <w:tabs>
              <w:tab w:val="left" w:pos="1000"/>
              <w:tab w:val="right" w:pos="9350"/>
            </w:tabs>
            <w:ind w:left="400"/>
            <w:rPr>
              <w:rFonts w:ascii="Calibri" w:eastAsia="Calibri" w:hAnsi="Calibri" w:cs="Calibri"/>
            </w:rPr>
          </w:pPr>
          <w:hyperlink w:anchor="_44sinio">
            <w:r>
              <w:rPr>
                <w:sz w:val="22"/>
                <w:szCs w:val="22"/>
              </w:rPr>
              <w:t>ii.</w:t>
            </w:r>
          </w:hyperlink>
          <w:hyperlink w:anchor="_44sinio">
            <w:r>
              <w:rPr>
                <w:rFonts w:ascii="Calibri" w:eastAsia="Calibri" w:hAnsi="Calibri" w:cs="Calibri"/>
              </w:rPr>
              <w:tab/>
            </w:r>
          </w:hyperlink>
          <w:r>
            <w:fldChar w:fldCharType="begin"/>
          </w:r>
          <w:r>
            <w:instrText xml:space="preserve"> PAGEREF _44sinio \h </w:instrText>
          </w:r>
          <w:r>
            <w:fldChar w:fldCharType="separate"/>
          </w:r>
          <w:r>
            <w:rPr>
              <w:sz w:val="22"/>
              <w:szCs w:val="22"/>
            </w:rPr>
            <w:t>iptables</w:t>
          </w:r>
          <w:r>
            <w:rPr>
              <w:sz w:val="22"/>
              <w:szCs w:val="22"/>
            </w:rPr>
            <w:tab/>
            <w:t>10</w:t>
          </w:r>
          <w:r>
            <w:fldChar w:fldCharType="end"/>
          </w:r>
        </w:p>
        <w:p w14:paraId="55ED6797" w14:textId="77777777" w:rsidR="00F206DC" w:rsidRDefault="009D2490">
          <w:pPr>
            <w:tabs>
              <w:tab w:val="left" w:pos="1000"/>
              <w:tab w:val="right" w:pos="9350"/>
            </w:tabs>
            <w:ind w:left="400"/>
            <w:rPr>
              <w:rFonts w:ascii="Calibri" w:eastAsia="Calibri" w:hAnsi="Calibri" w:cs="Calibri"/>
            </w:rPr>
          </w:pPr>
          <w:hyperlink w:anchor="_2jxsxqh">
            <w:r>
              <w:rPr>
                <w:sz w:val="22"/>
                <w:szCs w:val="22"/>
              </w:rPr>
              <w:t>iii.</w:t>
            </w:r>
          </w:hyperlink>
          <w:hyperlink w:anchor="_2jxsxqh">
            <w:r>
              <w:rPr>
                <w:rFonts w:ascii="Calibri" w:eastAsia="Calibri" w:hAnsi="Calibri" w:cs="Calibri"/>
              </w:rPr>
              <w:tab/>
            </w:r>
          </w:hyperlink>
          <w:r>
            <w:fldChar w:fldCharType="begin"/>
          </w:r>
          <w:r>
            <w:instrText xml:space="preserve"> PAGEREF _2jxsxqh \h </w:instrText>
          </w:r>
          <w:r>
            <w:fldChar w:fldCharType="separate"/>
          </w:r>
          <w:r>
            <w:rPr>
              <w:sz w:val="22"/>
              <w:szCs w:val="22"/>
            </w:rPr>
            <w:t>SELinux</w:t>
          </w:r>
          <w:r>
            <w:rPr>
              <w:sz w:val="22"/>
              <w:szCs w:val="22"/>
            </w:rPr>
            <w:tab/>
            <w:t>10</w:t>
          </w:r>
          <w:r>
            <w:fldChar w:fldCharType="end"/>
          </w:r>
        </w:p>
        <w:p w14:paraId="0FABF9A1" w14:textId="77777777" w:rsidR="00F206DC" w:rsidRDefault="009D2490">
          <w:pPr>
            <w:tabs>
              <w:tab w:val="left" w:pos="800"/>
              <w:tab w:val="right" w:pos="9350"/>
            </w:tabs>
            <w:ind w:left="200"/>
            <w:rPr>
              <w:rFonts w:ascii="Calibri" w:eastAsia="Calibri" w:hAnsi="Calibri" w:cs="Calibri"/>
            </w:rPr>
          </w:pPr>
          <w:hyperlink w:anchor="_z337ya">
            <w:r>
              <w:rPr>
                <w:b/>
                <w:sz w:val="22"/>
                <w:szCs w:val="22"/>
              </w:rPr>
              <w:t>h.</w:t>
            </w:r>
          </w:hyperlink>
          <w:hyperlink w:anchor="_z337ya">
            <w:r>
              <w:rPr>
                <w:rFonts w:ascii="Calibri" w:eastAsia="Calibri" w:hAnsi="Calibri" w:cs="Calibri"/>
              </w:rPr>
              <w:tab/>
            </w:r>
          </w:hyperlink>
          <w:r>
            <w:fldChar w:fldCharType="begin"/>
          </w:r>
          <w:r>
            <w:instrText xml:space="preserve"> PAGEREF _z337ya \h </w:instrText>
          </w:r>
          <w:r>
            <w:fldChar w:fldCharType="separate"/>
          </w:r>
          <w:r>
            <w:rPr>
              <w:b/>
              <w:sz w:val="22"/>
              <w:szCs w:val="22"/>
            </w:rPr>
            <w:t>Disks layout, format and mount options</w:t>
          </w:r>
          <w:r>
            <w:rPr>
              <w:b/>
              <w:sz w:val="22"/>
              <w:szCs w:val="22"/>
            </w:rPr>
            <w:tab/>
            <w:t>10</w:t>
          </w:r>
          <w:r>
            <w:fldChar w:fldCharType="end"/>
          </w:r>
        </w:p>
        <w:p w14:paraId="53944CEF" w14:textId="77777777" w:rsidR="00F206DC" w:rsidRDefault="009D2490">
          <w:pPr>
            <w:tabs>
              <w:tab w:val="left" w:pos="600"/>
              <w:tab w:val="right" w:pos="9350"/>
            </w:tabs>
            <w:spacing w:before="120"/>
            <w:rPr>
              <w:rFonts w:ascii="Calibri" w:eastAsia="Calibri" w:hAnsi="Calibri" w:cs="Calibri"/>
            </w:rPr>
          </w:pPr>
          <w:hyperlink w:anchor="_3j2qqm3">
            <w:r>
              <w:rPr>
                <w:b/>
              </w:rPr>
              <w:t>4.</w:t>
            </w:r>
          </w:hyperlink>
          <w:hyperlink w:anchor="_3j2qqm3">
            <w:r>
              <w:rPr>
                <w:rFonts w:ascii="Calibri" w:eastAsia="Calibri" w:hAnsi="Calibri" w:cs="Calibri"/>
              </w:rPr>
              <w:tab/>
            </w:r>
          </w:hyperlink>
          <w:r>
            <w:fldChar w:fldCharType="begin"/>
          </w:r>
          <w:r>
            <w:instrText xml:space="preserve"> PAGEREF _3j2qqm3 \h </w:instrText>
          </w:r>
          <w:r>
            <w:fldChar w:fldCharType="separate"/>
          </w:r>
          <w:r>
            <w:rPr>
              <w:b/>
            </w:rPr>
            <w:t>Backend Database</w:t>
          </w:r>
          <w:r>
            <w:rPr>
              <w:b/>
            </w:rPr>
            <w:tab/>
            <w:t>11</w:t>
          </w:r>
          <w:r>
            <w:fldChar w:fldCharType="end"/>
          </w:r>
        </w:p>
        <w:p w14:paraId="7B58568B" w14:textId="77777777" w:rsidR="00F206DC" w:rsidRDefault="009D2490">
          <w:pPr>
            <w:tabs>
              <w:tab w:val="left" w:pos="600"/>
              <w:tab w:val="right" w:pos="9350"/>
            </w:tabs>
            <w:spacing w:before="120"/>
            <w:rPr>
              <w:rFonts w:ascii="Calibri" w:eastAsia="Calibri" w:hAnsi="Calibri" w:cs="Calibri"/>
            </w:rPr>
          </w:pPr>
          <w:hyperlink w:anchor="_1y810tw">
            <w:r>
              <w:rPr>
                <w:b/>
              </w:rPr>
              <w:t>5.</w:t>
            </w:r>
          </w:hyperlink>
          <w:hyperlink w:anchor="_1y810tw">
            <w:r>
              <w:rPr>
                <w:rFonts w:ascii="Calibri" w:eastAsia="Calibri" w:hAnsi="Calibri" w:cs="Calibri"/>
              </w:rPr>
              <w:tab/>
            </w:r>
          </w:hyperlink>
          <w:r>
            <w:fldChar w:fldCharType="begin"/>
          </w:r>
          <w:r>
            <w:instrText xml:space="preserve"> PAGEREF _1y810tw \h </w:instrText>
          </w:r>
          <w:r>
            <w:fldChar w:fldCharType="separate"/>
          </w:r>
          <w:r>
            <w:rPr>
              <w:b/>
            </w:rPr>
            <w:t>Hadoop Deployment Strategy</w:t>
          </w:r>
          <w:r>
            <w:rPr>
              <w:b/>
            </w:rPr>
            <w:tab/>
            <w:t>11</w:t>
          </w:r>
          <w:r>
            <w:fldChar w:fldCharType="end"/>
          </w:r>
        </w:p>
        <w:p w14:paraId="06FD1E04" w14:textId="77777777" w:rsidR="00F206DC" w:rsidRDefault="009D2490">
          <w:pPr>
            <w:tabs>
              <w:tab w:val="left" w:pos="800"/>
              <w:tab w:val="right" w:pos="9350"/>
            </w:tabs>
            <w:ind w:left="200"/>
            <w:rPr>
              <w:rFonts w:ascii="Calibri" w:eastAsia="Calibri" w:hAnsi="Calibri" w:cs="Calibri"/>
            </w:rPr>
          </w:pPr>
          <w:hyperlink w:anchor="_4i7ojhp">
            <w:r>
              <w:rPr>
                <w:b/>
                <w:sz w:val="22"/>
                <w:szCs w:val="22"/>
              </w:rPr>
              <w:t>a.</w:t>
            </w:r>
          </w:hyperlink>
          <w:hyperlink w:anchor="_4i7ojhp">
            <w:r>
              <w:rPr>
                <w:rFonts w:ascii="Calibri" w:eastAsia="Calibri" w:hAnsi="Calibri" w:cs="Calibri"/>
              </w:rPr>
              <w:tab/>
            </w:r>
          </w:hyperlink>
          <w:r>
            <w:fldChar w:fldCharType="begin"/>
          </w:r>
          <w:r>
            <w:instrText xml:space="preserve"> PAGEREF _4i7ojhp \h </w:instrText>
          </w:r>
          <w:r>
            <w:fldChar w:fldCharType="separate"/>
          </w:r>
          <w:r>
            <w:rPr>
              <w:b/>
              <w:sz w:val="22"/>
              <w:szCs w:val="22"/>
            </w:rPr>
            <w:t>Master Nodes</w:t>
          </w:r>
          <w:r>
            <w:rPr>
              <w:b/>
              <w:sz w:val="22"/>
              <w:szCs w:val="22"/>
            </w:rPr>
            <w:tab/>
            <w:t>12</w:t>
          </w:r>
          <w:r>
            <w:fldChar w:fldCharType="end"/>
          </w:r>
        </w:p>
        <w:p w14:paraId="37753B52" w14:textId="77777777" w:rsidR="00F206DC" w:rsidRDefault="009D2490">
          <w:pPr>
            <w:tabs>
              <w:tab w:val="left" w:pos="800"/>
              <w:tab w:val="right" w:pos="9350"/>
            </w:tabs>
            <w:ind w:left="200"/>
            <w:rPr>
              <w:rFonts w:ascii="Calibri" w:eastAsia="Calibri" w:hAnsi="Calibri" w:cs="Calibri"/>
            </w:rPr>
          </w:pPr>
          <w:hyperlink w:anchor="_2xcytpi">
            <w:r>
              <w:rPr>
                <w:b/>
                <w:sz w:val="22"/>
                <w:szCs w:val="22"/>
              </w:rPr>
              <w:t>b.</w:t>
            </w:r>
          </w:hyperlink>
          <w:hyperlink w:anchor="_2xcytpi">
            <w:r>
              <w:rPr>
                <w:rFonts w:ascii="Calibri" w:eastAsia="Calibri" w:hAnsi="Calibri" w:cs="Calibri"/>
              </w:rPr>
              <w:tab/>
            </w:r>
          </w:hyperlink>
          <w:r>
            <w:fldChar w:fldCharType="begin"/>
          </w:r>
          <w:r>
            <w:instrText xml:space="preserve"> PAGEREF _2xcytpi \h </w:instrText>
          </w:r>
          <w:r>
            <w:fldChar w:fldCharType="separate"/>
          </w:r>
          <w:r>
            <w:rPr>
              <w:b/>
              <w:sz w:val="22"/>
              <w:szCs w:val="22"/>
            </w:rPr>
            <w:t>Utility Nodes</w:t>
          </w:r>
          <w:r>
            <w:rPr>
              <w:b/>
              <w:sz w:val="22"/>
              <w:szCs w:val="22"/>
            </w:rPr>
            <w:tab/>
            <w:t>12</w:t>
          </w:r>
          <w:r>
            <w:fldChar w:fldCharType="end"/>
          </w:r>
        </w:p>
        <w:p w14:paraId="277197A6" w14:textId="77777777" w:rsidR="00F206DC" w:rsidRDefault="009D2490">
          <w:pPr>
            <w:tabs>
              <w:tab w:val="left" w:pos="600"/>
              <w:tab w:val="right" w:pos="9350"/>
            </w:tabs>
            <w:ind w:left="200"/>
            <w:rPr>
              <w:rFonts w:ascii="Calibri" w:eastAsia="Calibri" w:hAnsi="Calibri" w:cs="Calibri"/>
            </w:rPr>
          </w:pPr>
          <w:hyperlink w:anchor="_1ci93xb">
            <w:r>
              <w:rPr>
                <w:b/>
                <w:sz w:val="22"/>
                <w:szCs w:val="22"/>
              </w:rPr>
              <w:t>c.</w:t>
            </w:r>
          </w:hyperlink>
          <w:hyperlink w:anchor="_1ci93xb">
            <w:r>
              <w:rPr>
                <w:rFonts w:ascii="Calibri" w:eastAsia="Calibri" w:hAnsi="Calibri" w:cs="Calibri"/>
              </w:rPr>
              <w:tab/>
            </w:r>
          </w:hyperlink>
          <w:r>
            <w:fldChar w:fldCharType="begin"/>
          </w:r>
          <w:r>
            <w:instrText xml:space="preserve"> PAGEREF _1ci93xb \h </w:instrText>
          </w:r>
          <w:r>
            <w:fldChar w:fldCharType="separate"/>
          </w:r>
          <w:r>
            <w:rPr>
              <w:b/>
              <w:sz w:val="22"/>
              <w:szCs w:val="22"/>
            </w:rPr>
            <w:t>Slave Nodes</w:t>
          </w:r>
          <w:r>
            <w:rPr>
              <w:b/>
              <w:sz w:val="22"/>
              <w:szCs w:val="22"/>
            </w:rPr>
            <w:tab/>
            <w:t>12</w:t>
          </w:r>
          <w:r>
            <w:fldChar w:fldCharType="end"/>
          </w:r>
        </w:p>
        <w:p w14:paraId="4BD3937F" w14:textId="77777777" w:rsidR="00F206DC" w:rsidRDefault="009D2490">
          <w:pPr>
            <w:tabs>
              <w:tab w:val="left" w:pos="800"/>
              <w:tab w:val="right" w:pos="9350"/>
            </w:tabs>
            <w:ind w:left="200"/>
            <w:rPr>
              <w:rFonts w:ascii="Calibri" w:eastAsia="Calibri" w:hAnsi="Calibri" w:cs="Calibri"/>
            </w:rPr>
          </w:pPr>
          <w:hyperlink w:anchor="_3whwml4">
            <w:r>
              <w:rPr>
                <w:b/>
                <w:sz w:val="22"/>
                <w:szCs w:val="22"/>
              </w:rPr>
              <w:t>d.</w:t>
            </w:r>
          </w:hyperlink>
          <w:hyperlink w:anchor="_3whwml4">
            <w:r>
              <w:rPr>
                <w:rFonts w:ascii="Calibri" w:eastAsia="Calibri" w:hAnsi="Calibri" w:cs="Calibri"/>
              </w:rPr>
              <w:tab/>
            </w:r>
          </w:hyperlink>
          <w:r>
            <w:fldChar w:fldCharType="begin"/>
          </w:r>
          <w:r>
            <w:instrText xml:space="preserve"> PAGEREF _3whwml4 \h </w:instrText>
          </w:r>
          <w:r>
            <w:fldChar w:fldCharType="separate"/>
          </w:r>
          <w:r>
            <w:rPr>
              <w:b/>
              <w:sz w:val="22"/>
              <w:szCs w:val="22"/>
            </w:rPr>
            <w:t>Edge Nodes</w:t>
          </w:r>
          <w:r>
            <w:rPr>
              <w:b/>
              <w:sz w:val="22"/>
              <w:szCs w:val="22"/>
            </w:rPr>
            <w:tab/>
            <w:t>12</w:t>
          </w:r>
          <w:r>
            <w:fldChar w:fldCharType="end"/>
          </w:r>
        </w:p>
        <w:p w14:paraId="0ECE40F6" w14:textId="77777777" w:rsidR="00F206DC" w:rsidRDefault="009D2490">
          <w:pPr>
            <w:tabs>
              <w:tab w:val="left" w:pos="600"/>
              <w:tab w:val="right" w:pos="9350"/>
            </w:tabs>
            <w:ind w:left="200"/>
            <w:rPr>
              <w:rFonts w:ascii="Calibri" w:eastAsia="Calibri" w:hAnsi="Calibri" w:cs="Calibri"/>
            </w:rPr>
          </w:pPr>
          <w:hyperlink w:anchor="_2bn6wsx">
            <w:r>
              <w:rPr>
                <w:b/>
                <w:sz w:val="22"/>
                <w:szCs w:val="22"/>
              </w:rPr>
              <w:t>e.</w:t>
            </w:r>
          </w:hyperlink>
          <w:hyperlink w:anchor="_2bn6wsx">
            <w:r>
              <w:rPr>
                <w:rFonts w:ascii="Calibri" w:eastAsia="Calibri" w:hAnsi="Calibri" w:cs="Calibri"/>
              </w:rPr>
              <w:tab/>
            </w:r>
          </w:hyperlink>
          <w:r>
            <w:fldChar w:fldCharType="begin"/>
          </w:r>
          <w:r>
            <w:instrText xml:space="preserve"> PAGEREF _2bn6wsx \h </w:instrText>
          </w:r>
          <w:r>
            <w:fldChar w:fldCharType="separate"/>
          </w:r>
          <w:r>
            <w:rPr>
              <w:b/>
              <w:sz w:val="22"/>
              <w:szCs w:val="22"/>
            </w:rPr>
            <w:t>Component placement</w:t>
          </w:r>
          <w:r>
            <w:rPr>
              <w:b/>
              <w:sz w:val="22"/>
              <w:szCs w:val="22"/>
            </w:rPr>
            <w:tab/>
            <w:t>12</w:t>
          </w:r>
          <w:r>
            <w:fldChar w:fldCharType="end"/>
          </w:r>
        </w:p>
        <w:p w14:paraId="199EDE55" w14:textId="77777777" w:rsidR="00F206DC" w:rsidRDefault="009D2490">
          <w:pPr>
            <w:tabs>
              <w:tab w:val="left" w:pos="600"/>
              <w:tab w:val="right" w:pos="9350"/>
            </w:tabs>
            <w:ind w:left="200"/>
            <w:rPr>
              <w:rFonts w:ascii="Calibri" w:eastAsia="Calibri" w:hAnsi="Calibri" w:cs="Calibri"/>
            </w:rPr>
          </w:pPr>
          <w:hyperlink w:anchor="_qsh70q">
            <w:r>
              <w:rPr>
                <w:b/>
                <w:sz w:val="22"/>
                <w:szCs w:val="22"/>
              </w:rPr>
              <w:t>f.</w:t>
            </w:r>
          </w:hyperlink>
          <w:hyperlink w:anchor="_qsh70q">
            <w:r>
              <w:rPr>
                <w:rFonts w:ascii="Calibri" w:eastAsia="Calibri" w:hAnsi="Calibri" w:cs="Calibri"/>
              </w:rPr>
              <w:tab/>
            </w:r>
          </w:hyperlink>
          <w:r>
            <w:fldChar w:fldCharType="begin"/>
          </w:r>
          <w:r>
            <w:instrText xml:space="preserve"> PAGEREF _qsh70q \h </w:instrText>
          </w:r>
          <w:r>
            <w:fldChar w:fldCharType="separate"/>
          </w:r>
          <w:r>
            <w:rPr>
              <w:b/>
              <w:sz w:val="22"/>
              <w:szCs w:val="22"/>
            </w:rPr>
            <w:t>Server and Network Topology</w:t>
          </w:r>
          <w:r>
            <w:rPr>
              <w:b/>
              <w:sz w:val="22"/>
              <w:szCs w:val="22"/>
            </w:rPr>
            <w:tab/>
            <w:t>13</w:t>
          </w:r>
          <w:r>
            <w:fldChar w:fldCharType="end"/>
          </w:r>
        </w:p>
        <w:p w14:paraId="7EC428DC" w14:textId="77777777" w:rsidR="00F206DC" w:rsidRDefault="009D2490">
          <w:pPr>
            <w:tabs>
              <w:tab w:val="left" w:pos="800"/>
              <w:tab w:val="right" w:pos="9350"/>
            </w:tabs>
            <w:ind w:left="200"/>
            <w:rPr>
              <w:rFonts w:ascii="Calibri" w:eastAsia="Calibri" w:hAnsi="Calibri" w:cs="Calibri"/>
            </w:rPr>
          </w:pPr>
          <w:hyperlink w:anchor="_3as4poj">
            <w:r>
              <w:rPr>
                <w:b/>
                <w:sz w:val="22"/>
                <w:szCs w:val="22"/>
              </w:rPr>
              <w:t>g.</w:t>
            </w:r>
          </w:hyperlink>
          <w:hyperlink w:anchor="_3as4poj">
            <w:r>
              <w:rPr>
                <w:rFonts w:ascii="Calibri" w:eastAsia="Calibri" w:hAnsi="Calibri" w:cs="Calibri"/>
              </w:rPr>
              <w:tab/>
            </w:r>
          </w:hyperlink>
          <w:r>
            <w:fldChar w:fldCharType="begin"/>
          </w:r>
          <w:r>
            <w:instrText xml:space="preserve"> PAGEREF _3as4poj \h </w:instrText>
          </w:r>
          <w:r>
            <w:fldChar w:fldCharType="separate"/>
          </w:r>
          <w:r>
            <w:rPr>
              <w:b/>
              <w:sz w:val="22"/>
              <w:szCs w:val="22"/>
            </w:rPr>
            <w:t>Fault Tolerance / High Availability</w:t>
          </w:r>
          <w:r>
            <w:rPr>
              <w:b/>
              <w:sz w:val="22"/>
              <w:szCs w:val="22"/>
            </w:rPr>
            <w:tab/>
            <w:t>13</w:t>
          </w:r>
          <w:r>
            <w:fldChar w:fldCharType="end"/>
          </w:r>
        </w:p>
        <w:p w14:paraId="466072C9" w14:textId="77777777" w:rsidR="00F206DC" w:rsidRDefault="009D2490">
          <w:pPr>
            <w:tabs>
              <w:tab w:val="left" w:pos="800"/>
              <w:tab w:val="right" w:pos="9350"/>
            </w:tabs>
            <w:ind w:left="200"/>
            <w:rPr>
              <w:rFonts w:ascii="Calibri" w:eastAsia="Calibri" w:hAnsi="Calibri" w:cs="Calibri"/>
            </w:rPr>
          </w:pPr>
          <w:hyperlink w:anchor="_1pxezwc">
            <w:r>
              <w:rPr>
                <w:b/>
                <w:sz w:val="22"/>
                <w:szCs w:val="22"/>
              </w:rPr>
              <w:t>h.</w:t>
            </w:r>
          </w:hyperlink>
          <w:hyperlink w:anchor="_1pxezwc">
            <w:r>
              <w:rPr>
                <w:rFonts w:ascii="Calibri" w:eastAsia="Calibri" w:hAnsi="Calibri" w:cs="Calibri"/>
              </w:rPr>
              <w:tab/>
            </w:r>
          </w:hyperlink>
          <w:r>
            <w:fldChar w:fldCharType="begin"/>
          </w:r>
          <w:r>
            <w:instrText xml:space="preserve"> PAGEREF _1pxezwc \h </w:instrText>
          </w:r>
          <w:r>
            <w:fldChar w:fldCharType="separate"/>
          </w:r>
          <w:r>
            <w:rPr>
              <w:b/>
              <w:sz w:val="22"/>
              <w:szCs w:val="22"/>
            </w:rPr>
            <w:t>Cluster configuration</w:t>
          </w:r>
          <w:r>
            <w:rPr>
              <w:b/>
              <w:sz w:val="22"/>
              <w:szCs w:val="22"/>
            </w:rPr>
            <w:tab/>
            <w:t>13</w:t>
          </w:r>
          <w:r>
            <w:fldChar w:fldCharType="end"/>
          </w:r>
        </w:p>
        <w:p w14:paraId="7D207463" w14:textId="77777777" w:rsidR="00F206DC" w:rsidRDefault="009D2490">
          <w:pPr>
            <w:tabs>
              <w:tab w:val="left" w:pos="800"/>
              <w:tab w:val="right" w:pos="9350"/>
            </w:tabs>
            <w:ind w:left="400"/>
            <w:rPr>
              <w:rFonts w:ascii="Calibri" w:eastAsia="Calibri" w:hAnsi="Calibri" w:cs="Calibri"/>
            </w:rPr>
          </w:pPr>
          <w:hyperlink w:anchor="_49x2ik5">
            <w:r>
              <w:rPr>
                <w:sz w:val="22"/>
                <w:szCs w:val="22"/>
              </w:rPr>
              <w:t>i.</w:t>
            </w:r>
          </w:hyperlink>
          <w:hyperlink w:anchor="_49x2ik5">
            <w:r>
              <w:rPr>
                <w:rFonts w:ascii="Calibri" w:eastAsia="Calibri" w:hAnsi="Calibri" w:cs="Calibri"/>
              </w:rPr>
              <w:tab/>
            </w:r>
          </w:hyperlink>
          <w:r>
            <w:fldChar w:fldCharType="begin"/>
          </w:r>
          <w:r>
            <w:instrText xml:space="preserve"> PAGEREF _49x2ik5 \h </w:instrText>
          </w:r>
          <w:r>
            <w:fldChar w:fldCharType="separate"/>
          </w:r>
          <w:r>
            <w:rPr>
              <w:sz w:val="22"/>
              <w:szCs w:val="22"/>
            </w:rPr>
            <w:t>Memory</w:t>
          </w:r>
          <w:r>
            <w:rPr>
              <w:sz w:val="22"/>
              <w:szCs w:val="22"/>
            </w:rPr>
            <w:t xml:space="preserve"> Allocation</w:t>
          </w:r>
          <w:r>
            <w:rPr>
              <w:sz w:val="22"/>
              <w:szCs w:val="22"/>
            </w:rPr>
            <w:tab/>
            <w:t>13</w:t>
          </w:r>
          <w:r>
            <w:fldChar w:fldCharType="end"/>
          </w:r>
        </w:p>
        <w:p w14:paraId="611E0554" w14:textId="77777777" w:rsidR="00F206DC" w:rsidRDefault="009D2490">
          <w:pPr>
            <w:tabs>
              <w:tab w:val="left" w:pos="1000"/>
              <w:tab w:val="right" w:pos="9350"/>
            </w:tabs>
            <w:ind w:left="400"/>
            <w:rPr>
              <w:rFonts w:ascii="Calibri" w:eastAsia="Calibri" w:hAnsi="Calibri" w:cs="Calibri"/>
            </w:rPr>
          </w:pPr>
          <w:hyperlink w:anchor="_2p2csry">
            <w:r>
              <w:rPr>
                <w:sz w:val="22"/>
                <w:szCs w:val="22"/>
              </w:rPr>
              <w:t>ii.</w:t>
            </w:r>
          </w:hyperlink>
          <w:hyperlink w:anchor="_2p2csry">
            <w:r>
              <w:rPr>
                <w:rFonts w:ascii="Calibri" w:eastAsia="Calibri" w:hAnsi="Calibri" w:cs="Calibri"/>
              </w:rPr>
              <w:tab/>
            </w:r>
          </w:hyperlink>
          <w:r>
            <w:fldChar w:fldCharType="begin"/>
          </w:r>
          <w:r>
            <w:instrText xml:space="preserve"> PAGEREF _2p2csry \h </w:instrText>
          </w:r>
          <w:r>
            <w:fldChar w:fldCharType="separate"/>
          </w:r>
          <w:r>
            <w:rPr>
              <w:sz w:val="22"/>
              <w:szCs w:val="22"/>
            </w:rPr>
            <w:t>HDFS</w:t>
          </w:r>
          <w:r>
            <w:rPr>
              <w:sz w:val="22"/>
              <w:szCs w:val="22"/>
            </w:rPr>
            <w:tab/>
            <w:t>13</w:t>
          </w:r>
          <w:r>
            <w:fldChar w:fldCharType="end"/>
          </w:r>
        </w:p>
        <w:p w14:paraId="57BF6206" w14:textId="77777777" w:rsidR="00F206DC" w:rsidRDefault="009D2490">
          <w:pPr>
            <w:tabs>
              <w:tab w:val="left" w:pos="1000"/>
              <w:tab w:val="right" w:pos="9350"/>
            </w:tabs>
            <w:ind w:left="400"/>
            <w:rPr>
              <w:rFonts w:ascii="Calibri" w:eastAsia="Calibri" w:hAnsi="Calibri" w:cs="Calibri"/>
            </w:rPr>
          </w:pPr>
          <w:hyperlink w:anchor="_147n2zr">
            <w:r>
              <w:rPr>
                <w:sz w:val="22"/>
                <w:szCs w:val="22"/>
              </w:rPr>
              <w:t>iii.</w:t>
            </w:r>
          </w:hyperlink>
          <w:hyperlink w:anchor="_147n2zr">
            <w:r>
              <w:rPr>
                <w:rFonts w:ascii="Calibri" w:eastAsia="Calibri" w:hAnsi="Calibri" w:cs="Calibri"/>
              </w:rPr>
              <w:tab/>
            </w:r>
          </w:hyperlink>
          <w:r>
            <w:fldChar w:fldCharType="begin"/>
          </w:r>
          <w:r>
            <w:instrText xml:space="preserve"> PAGEREF _147n2zr \h </w:instrText>
          </w:r>
          <w:r>
            <w:fldChar w:fldCharType="separate"/>
          </w:r>
          <w:r>
            <w:rPr>
              <w:sz w:val="22"/>
              <w:szCs w:val="22"/>
            </w:rPr>
            <w:t>YARN</w:t>
          </w:r>
          <w:r>
            <w:rPr>
              <w:sz w:val="22"/>
              <w:szCs w:val="22"/>
            </w:rPr>
            <w:tab/>
            <w:t>13</w:t>
          </w:r>
          <w:r>
            <w:fldChar w:fldCharType="end"/>
          </w:r>
        </w:p>
        <w:p w14:paraId="64205958" w14:textId="77777777" w:rsidR="00F206DC" w:rsidRDefault="009D2490">
          <w:pPr>
            <w:tabs>
              <w:tab w:val="left" w:pos="1000"/>
              <w:tab w:val="right" w:pos="9350"/>
            </w:tabs>
            <w:ind w:left="400"/>
            <w:rPr>
              <w:rFonts w:ascii="Calibri" w:eastAsia="Calibri" w:hAnsi="Calibri" w:cs="Calibri"/>
            </w:rPr>
          </w:pPr>
          <w:hyperlink w:anchor="_3o7alnk">
            <w:r>
              <w:rPr>
                <w:sz w:val="22"/>
                <w:szCs w:val="22"/>
              </w:rPr>
              <w:t>iv.</w:t>
            </w:r>
          </w:hyperlink>
          <w:hyperlink w:anchor="_3o7alnk">
            <w:r>
              <w:rPr>
                <w:rFonts w:ascii="Calibri" w:eastAsia="Calibri" w:hAnsi="Calibri" w:cs="Calibri"/>
              </w:rPr>
              <w:tab/>
            </w:r>
          </w:hyperlink>
          <w:r>
            <w:fldChar w:fldCharType="begin"/>
          </w:r>
          <w:r>
            <w:instrText xml:space="preserve"> PAGEREF _3o7alnk \h </w:instrText>
          </w:r>
          <w:r>
            <w:fldChar w:fldCharType="separate"/>
          </w:r>
          <w:r>
            <w:rPr>
              <w:sz w:val="22"/>
              <w:szCs w:val="22"/>
            </w:rPr>
            <w:t>Map Reduce</w:t>
          </w:r>
          <w:r>
            <w:rPr>
              <w:sz w:val="22"/>
              <w:szCs w:val="22"/>
            </w:rPr>
            <w:tab/>
            <w:t>13</w:t>
          </w:r>
          <w:r>
            <w:fldChar w:fldCharType="end"/>
          </w:r>
        </w:p>
        <w:p w14:paraId="481064A7" w14:textId="77777777" w:rsidR="00F206DC" w:rsidRDefault="009D2490">
          <w:pPr>
            <w:tabs>
              <w:tab w:val="left" w:pos="1000"/>
              <w:tab w:val="right" w:pos="9350"/>
            </w:tabs>
            <w:ind w:left="400"/>
            <w:rPr>
              <w:rFonts w:ascii="Calibri" w:eastAsia="Calibri" w:hAnsi="Calibri" w:cs="Calibri"/>
            </w:rPr>
          </w:pPr>
          <w:hyperlink w:anchor="_23ckvvd">
            <w:r>
              <w:rPr>
                <w:sz w:val="22"/>
                <w:szCs w:val="22"/>
              </w:rPr>
              <w:t>v.</w:t>
            </w:r>
          </w:hyperlink>
          <w:hyperlink w:anchor="_23ckvvd">
            <w:r>
              <w:rPr>
                <w:rFonts w:ascii="Calibri" w:eastAsia="Calibri" w:hAnsi="Calibri" w:cs="Calibri"/>
              </w:rPr>
              <w:tab/>
            </w:r>
          </w:hyperlink>
          <w:r>
            <w:fldChar w:fldCharType="begin"/>
          </w:r>
          <w:r>
            <w:instrText xml:space="preserve"> PAGEREF _23ckvvd \h </w:instrText>
          </w:r>
          <w:r>
            <w:fldChar w:fldCharType="separate"/>
          </w:r>
          <w:r>
            <w:rPr>
              <w:sz w:val="22"/>
              <w:szCs w:val="22"/>
            </w:rPr>
            <w:t>Impala</w:t>
          </w:r>
          <w:r>
            <w:rPr>
              <w:sz w:val="22"/>
              <w:szCs w:val="22"/>
            </w:rPr>
            <w:tab/>
            <w:t>13</w:t>
          </w:r>
          <w:r>
            <w:fldChar w:fldCharType="end"/>
          </w:r>
        </w:p>
        <w:p w14:paraId="37F232C9" w14:textId="77777777" w:rsidR="00F206DC" w:rsidRDefault="009D2490">
          <w:pPr>
            <w:tabs>
              <w:tab w:val="left" w:pos="1000"/>
              <w:tab w:val="right" w:pos="9350"/>
            </w:tabs>
            <w:ind w:left="400"/>
            <w:rPr>
              <w:rFonts w:ascii="Calibri" w:eastAsia="Calibri" w:hAnsi="Calibri" w:cs="Calibri"/>
            </w:rPr>
          </w:pPr>
          <w:hyperlink w:anchor="_ihv636">
            <w:r>
              <w:rPr>
                <w:sz w:val="22"/>
                <w:szCs w:val="22"/>
              </w:rPr>
              <w:t>vi.</w:t>
            </w:r>
          </w:hyperlink>
          <w:hyperlink w:anchor="_ihv636">
            <w:r>
              <w:rPr>
                <w:rFonts w:ascii="Calibri" w:eastAsia="Calibri" w:hAnsi="Calibri" w:cs="Calibri"/>
              </w:rPr>
              <w:tab/>
            </w:r>
          </w:hyperlink>
          <w:r>
            <w:fldChar w:fldCharType="begin"/>
          </w:r>
          <w:r>
            <w:instrText xml:space="preserve"> PAGEREF _ihv636 \h </w:instrText>
          </w:r>
          <w:r>
            <w:fldChar w:fldCharType="separate"/>
          </w:r>
          <w:r>
            <w:rPr>
              <w:sz w:val="22"/>
              <w:szCs w:val="22"/>
            </w:rPr>
            <w:t>HBase</w:t>
          </w:r>
          <w:r>
            <w:rPr>
              <w:sz w:val="22"/>
              <w:szCs w:val="22"/>
            </w:rPr>
            <w:tab/>
            <w:t>13</w:t>
          </w:r>
          <w:r>
            <w:fldChar w:fldCharType="end"/>
          </w:r>
        </w:p>
        <w:p w14:paraId="619313DF" w14:textId="77777777" w:rsidR="00F206DC" w:rsidRDefault="009D2490">
          <w:pPr>
            <w:tabs>
              <w:tab w:val="left" w:pos="800"/>
              <w:tab w:val="right" w:pos="9350"/>
            </w:tabs>
            <w:ind w:left="200"/>
            <w:rPr>
              <w:rFonts w:ascii="Calibri" w:eastAsia="Calibri" w:hAnsi="Calibri" w:cs="Calibri"/>
            </w:rPr>
          </w:pPr>
          <w:hyperlink w:anchor="_32hioqz">
            <w:r>
              <w:rPr>
                <w:b/>
                <w:sz w:val="22"/>
                <w:szCs w:val="22"/>
              </w:rPr>
              <w:t>vii.</w:t>
            </w:r>
          </w:hyperlink>
          <w:hyperlink w:anchor="_32hioqz">
            <w:r>
              <w:rPr>
                <w:rFonts w:ascii="Calibri" w:eastAsia="Calibri" w:hAnsi="Calibri" w:cs="Calibri"/>
              </w:rPr>
              <w:tab/>
            </w:r>
          </w:hyperlink>
          <w:r>
            <w:fldChar w:fldCharType="begin"/>
          </w:r>
          <w:r>
            <w:instrText xml:space="preserve"> PAGEREF _32hioqz \h </w:instrText>
          </w:r>
          <w:r>
            <w:fldChar w:fldCharType="separate"/>
          </w:r>
          <w:r>
            <w:rPr>
              <w:b/>
              <w:sz w:val="22"/>
              <w:szCs w:val="22"/>
            </w:rPr>
            <w:t>Resource Scheduling</w:t>
          </w:r>
          <w:r>
            <w:rPr>
              <w:b/>
              <w:sz w:val="22"/>
              <w:szCs w:val="22"/>
            </w:rPr>
            <w:tab/>
            <w:t>13</w:t>
          </w:r>
          <w:r>
            <w:fldChar w:fldCharType="end"/>
          </w:r>
        </w:p>
        <w:p w14:paraId="626E3D75" w14:textId="77777777" w:rsidR="00F206DC" w:rsidRDefault="009D2490">
          <w:pPr>
            <w:tabs>
              <w:tab w:val="left" w:pos="1000"/>
              <w:tab w:val="right" w:pos="9350"/>
            </w:tabs>
            <w:ind w:left="400"/>
            <w:rPr>
              <w:rFonts w:ascii="Calibri" w:eastAsia="Calibri" w:hAnsi="Calibri" w:cs="Calibri"/>
            </w:rPr>
          </w:pPr>
          <w:hyperlink w:anchor="_1hmsyys">
            <w:r>
              <w:rPr>
                <w:sz w:val="22"/>
                <w:szCs w:val="22"/>
              </w:rPr>
              <w:t>viii.</w:t>
            </w:r>
          </w:hyperlink>
          <w:hyperlink w:anchor="_1hmsyys">
            <w:r>
              <w:rPr>
                <w:rFonts w:ascii="Calibri" w:eastAsia="Calibri" w:hAnsi="Calibri" w:cs="Calibri"/>
              </w:rPr>
              <w:tab/>
            </w:r>
          </w:hyperlink>
          <w:r>
            <w:fldChar w:fldCharType="begin"/>
          </w:r>
          <w:r>
            <w:instrText xml:space="preserve"> PAGEREF _1hmsyys \h </w:instrText>
          </w:r>
          <w:r>
            <w:fldChar w:fldCharType="separate"/>
          </w:r>
          <w:r>
            <w:rPr>
              <w:sz w:val="22"/>
              <w:szCs w:val="22"/>
            </w:rPr>
            <w:t>Static Service Pools</w:t>
          </w:r>
          <w:r>
            <w:rPr>
              <w:sz w:val="22"/>
              <w:szCs w:val="22"/>
            </w:rPr>
            <w:tab/>
            <w:t>13</w:t>
          </w:r>
          <w:r>
            <w:fldChar w:fldCharType="end"/>
          </w:r>
        </w:p>
        <w:p w14:paraId="3A389D7A" w14:textId="77777777" w:rsidR="00F206DC" w:rsidRDefault="009D2490">
          <w:pPr>
            <w:tabs>
              <w:tab w:val="left" w:pos="1000"/>
              <w:tab w:val="right" w:pos="9350"/>
            </w:tabs>
            <w:ind w:left="400"/>
            <w:rPr>
              <w:rFonts w:ascii="Calibri" w:eastAsia="Calibri" w:hAnsi="Calibri" w:cs="Calibri"/>
            </w:rPr>
          </w:pPr>
          <w:hyperlink w:anchor="_41mghml">
            <w:r>
              <w:rPr>
                <w:sz w:val="22"/>
                <w:szCs w:val="22"/>
              </w:rPr>
              <w:t>ix.</w:t>
            </w:r>
          </w:hyperlink>
          <w:hyperlink w:anchor="_41mghml">
            <w:r>
              <w:rPr>
                <w:rFonts w:ascii="Calibri" w:eastAsia="Calibri" w:hAnsi="Calibri" w:cs="Calibri"/>
              </w:rPr>
              <w:tab/>
            </w:r>
          </w:hyperlink>
          <w:r>
            <w:fldChar w:fldCharType="begin"/>
          </w:r>
          <w:r>
            <w:instrText xml:space="preserve"> PAGEREF _41mghml \h </w:instrText>
          </w:r>
          <w:r>
            <w:fldChar w:fldCharType="separate"/>
          </w:r>
          <w:r>
            <w:rPr>
              <w:sz w:val="22"/>
              <w:szCs w:val="22"/>
            </w:rPr>
            <w:t>Dynamic Resource Pools</w:t>
          </w:r>
          <w:r>
            <w:rPr>
              <w:sz w:val="22"/>
              <w:szCs w:val="22"/>
            </w:rPr>
            <w:tab/>
            <w:t>14</w:t>
          </w:r>
          <w:r>
            <w:fldChar w:fldCharType="end"/>
          </w:r>
        </w:p>
        <w:p w14:paraId="28FE2158" w14:textId="77777777" w:rsidR="00F206DC" w:rsidRDefault="009D2490">
          <w:pPr>
            <w:tabs>
              <w:tab w:val="left" w:pos="600"/>
              <w:tab w:val="right" w:pos="9350"/>
            </w:tabs>
            <w:spacing w:before="120"/>
            <w:rPr>
              <w:rFonts w:ascii="Calibri" w:eastAsia="Calibri" w:hAnsi="Calibri" w:cs="Calibri"/>
            </w:rPr>
          </w:pPr>
          <w:hyperlink w:anchor="_2grqrue">
            <w:r>
              <w:rPr>
                <w:b/>
              </w:rPr>
              <w:t>6.</w:t>
            </w:r>
          </w:hyperlink>
          <w:hyperlink w:anchor="_2grqrue">
            <w:r>
              <w:rPr>
                <w:rFonts w:ascii="Calibri" w:eastAsia="Calibri" w:hAnsi="Calibri" w:cs="Calibri"/>
              </w:rPr>
              <w:tab/>
            </w:r>
          </w:hyperlink>
          <w:r>
            <w:fldChar w:fldCharType="begin"/>
          </w:r>
          <w:r>
            <w:instrText xml:space="preserve"> PAGEREF _2grqrue \h </w:instrText>
          </w:r>
          <w:r>
            <w:fldChar w:fldCharType="separate"/>
          </w:r>
          <w:r>
            <w:rPr>
              <w:b/>
            </w:rPr>
            <w:t>Security</w:t>
          </w:r>
          <w:r>
            <w:rPr>
              <w:b/>
            </w:rPr>
            <w:tab/>
            <w:t>14</w:t>
          </w:r>
          <w:r>
            <w:fldChar w:fldCharType="end"/>
          </w:r>
        </w:p>
        <w:p w14:paraId="38520682" w14:textId="77777777" w:rsidR="00F206DC" w:rsidRDefault="009D2490">
          <w:pPr>
            <w:tabs>
              <w:tab w:val="left" w:pos="800"/>
              <w:tab w:val="right" w:pos="9350"/>
            </w:tabs>
            <w:ind w:left="200"/>
            <w:rPr>
              <w:rFonts w:ascii="Calibri" w:eastAsia="Calibri" w:hAnsi="Calibri" w:cs="Calibri"/>
            </w:rPr>
          </w:pPr>
          <w:hyperlink w:anchor="_vx1227">
            <w:r>
              <w:rPr>
                <w:b/>
                <w:sz w:val="22"/>
                <w:szCs w:val="22"/>
              </w:rPr>
              <w:t>a.</w:t>
            </w:r>
          </w:hyperlink>
          <w:hyperlink w:anchor="_vx1227">
            <w:r>
              <w:rPr>
                <w:rFonts w:ascii="Calibri" w:eastAsia="Calibri" w:hAnsi="Calibri" w:cs="Calibri"/>
              </w:rPr>
              <w:tab/>
            </w:r>
          </w:hyperlink>
          <w:r>
            <w:fldChar w:fldCharType="begin"/>
          </w:r>
          <w:r>
            <w:instrText xml:space="preserve"> PAGEREF _vx1227 \h </w:instrText>
          </w:r>
          <w:r>
            <w:fldChar w:fldCharType="separate"/>
          </w:r>
          <w:r>
            <w:rPr>
              <w:b/>
              <w:sz w:val="22"/>
              <w:szCs w:val="22"/>
            </w:rPr>
            <w:t>Secure Access / Firewalls</w:t>
          </w:r>
          <w:r>
            <w:rPr>
              <w:b/>
              <w:sz w:val="22"/>
              <w:szCs w:val="22"/>
            </w:rPr>
            <w:tab/>
            <w:t>14</w:t>
          </w:r>
          <w:r>
            <w:fldChar w:fldCharType="end"/>
          </w:r>
        </w:p>
        <w:p w14:paraId="3DD08564" w14:textId="77777777" w:rsidR="00F206DC" w:rsidRDefault="009D2490">
          <w:pPr>
            <w:tabs>
              <w:tab w:val="left" w:pos="800"/>
              <w:tab w:val="right" w:pos="9350"/>
            </w:tabs>
            <w:ind w:left="200"/>
            <w:rPr>
              <w:rFonts w:ascii="Calibri" w:eastAsia="Calibri" w:hAnsi="Calibri" w:cs="Calibri"/>
            </w:rPr>
          </w:pPr>
          <w:hyperlink w:anchor="_3fwokq0">
            <w:r>
              <w:rPr>
                <w:b/>
                <w:sz w:val="22"/>
                <w:szCs w:val="22"/>
              </w:rPr>
              <w:t>b.</w:t>
            </w:r>
          </w:hyperlink>
          <w:hyperlink w:anchor="_3fwokq0">
            <w:r>
              <w:rPr>
                <w:rFonts w:ascii="Calibri" w:eastAsia="Calibri" w:hAnsi="Calibri" w:cs="Calibri"/>
              </w:rPr>
              <w:tab/>
            </w:r>
          </w:hyperlink>
          <w:r>
            <w:fldChar w:fldCharType="begin"/>
          </w:r>
          <w:r>
            <w:instrText xml:space="preserve"> PAGEREF _3fwokq0 \h </w:instrText>
          </w:r>
          <w:r>
            <w:fldChar w:fldCharType="separate"/>
          </w:r>
          <w:r>
            <w:rPr>
              <w:b/>
              <w:sz w:val="22"/>
              <w:szCs w:val="22"/>
            </w:rPr>
            <w:t>Authentication</w:t>
          </w:r>
          <w:r>
            <w:rPr>
              <w:b/>
              <w:sz w:val="22"/>
              <w:szCs w:val="22"/>
            </w:rPr>
            <w:tab/>
            <w:t>15</w:t>
          </w:r>
          <w:r>
            <w:fldChar w:fldCharType="end"/>
          </w:r>
        </w:p>
        <w:p w14:paraId="039A10D8" w14:textId="77777777" w:rsidR="00F206DC" w:rsidRDefault="009D2490">
          <w:pPr>
            <w:tabs>
              <w:tab w:val="left" w:pos="800"/>
              <w:tab w:val="right" w:pos="9350"/>
            </w:tabs>
            <w:ind w:left="400"/>
            <w:rPr>
              <w:rFonts w:ascii="Calibri" w:eastAsia="Calibri" w:hAnsi="Calibri" w:cs="Calibri"/>
            </w:rPr>
          </w:pPr>
          <w:hyperlink w:anchor="_1v1yuxt">
            <w:r>
              <w:rPr>
                <w:sz w:val="22"/>
                <w:szCs w:val="22"/>
              </w:rPr>
              <w:t>i.</w:t>
            </w:r>
          </w:hyperlink>
          <w:hyperlink w:anchor="_1v1yuxt">
            <w:r>
              <w:rPr>
                <w:rFonts w:ascii="Calibri" w:eastAsia="Calibri" w:hAnsi="Calibri" w:cs="Calibri"/>
              </w:rPr>
              <w:tab/>
            </w:r>
          </w:hyperlink>
          <w:r>
            <w:fldChar w:fldCharType="begin"/>
          </w:r>
          <w:r>
            <w:instrText xml:space="preserve"> PAGEREF _1v1yuxt \h </w:instrText>
          </w:r>
          <w:r>
            <w:fldChar w:fldCharType="separate"/>
          </w:r>
          <w:r>
            <w:rPr>
              <w:sz w:val="22"/>
              <w:szCs w:val="22"/>
            </w:rPr>
            <w:t>Users and Actors</w:t>
          </w:r>
          <w:r>
            <w:rPr>
              <w:sz w:val="22"/>
              <w:szCs w:val="22"/>
            </w:rPr>
            <w:tab/>
            <w:t>15</w:t>
          </w:r>
          <w:r>
            <w:fldChar w:fldCharType="end"/>
          </w:r>
        </w:p>
        <w:p w14:paraId="4884D4D5" w14:textId="77777777" w:rsidR="00F206DC" w:rsidRDefault="009D2490">
          <w:pPr>
            <w:tabs>
              <w:tab w:val="left" w:pos="1000"/>
              <w:tab w:val="right" w:pos="9350"/>
            </w:tabs>
            <w:ind w:left="400"/>
            <w:rPr>
              <w:rFonts w:ascii="Calibri" w:eastAsia="Calibri" w:hAnsi="Calibri" w:cs="Calibri"/>
            </w:rPr>
          </w:pPr>
          <w:hyperlink w:anchor="_4f1mdlm">
            <w:r>
              <w:rPr>
                <w:sz w:val="22"/>
                <w:szCs w:val="22"/>
              </w:rPr>
              <w:t>ii.</w:t>
            </w:r>
          </w:hyperlink>
          <w:hyperlink w:anchor="_4f1mdlm">
            <w:r>
              <w:rPr>
                <w:rFonts w:ascii="Calibri" w:eastAsia="Calibri" w:hAnsi="Calibri" w:cs="Calibri"/>
              </w:rPr>
              <w:tab/>
            </w:r>
          </w:hyperlink>
          <w:r>
            <w:fldChar w:fldCharType="begin"/>
          </w:r>
          <w:r>
            <w:instrText xml:space="preserve"> PAGEREF _4f1mdlm \h </w:instrText>
          </w:r>
          <w:r>
            <w:fldChar w:fldCharType="separate"/>
          </w:r>
          <w:r>
            <w:rPr>
              <w:sz w:val="22"/>
              <w:szCs w:val="22"/>
            </w:rPr>
            <w:t>Server Access</w:t>
          </w:r>
          <w:r>
            <w:rPr>
              <w:sz w:val="22"/>
              <w:szCs w:val="22"/>
            </w:rPr>
            <w:tab/>
            <w:t>15</w:t>
          </w:r>
          <w:r>
            <w:fldChar w:fldCharType="end"/>
          </w:r>
        </w:p>
        <w:p w14:paraId="2AE5C938" w14:textId="77777777" w:rsidR="00F206DC" w:rsidRDefault="009D2490">
          <w:pPr>
            <w:tabs>
              <w:tab w:val="left" w:pos="1000"/>
              <w:tab w:val="right" w:pos="9350"/>
            </w:tabs>
            <w:ind w:left="400"/>
            <w:rPr>
              <w:rFonts w:ascii="Calibri" w:eastAsia="Calibri" w:hAnsi="Calibri" w:cs="Calibri"/>
            </w:rPr>
          </w:pPr>
          <w:hyperlink w:anchor="_2u6wntf">
            <w:r>
              <w:rPr>
                <w:sz w:val="22"/>
                <w:szCs w:val="22"/>
              </w:rPr>
              <w:t>iii.</w:t>
            </w:r>
          </w:hyperlink>
          <w:hyperlink w:anchor="_2u6wntf">
            <w:r>
              <w:rPr>
                <w:rFonts w:ascii="Calibri" w:eastAsia="Calibri" w:hAnsi="Calibri" w:cs="Calibri"/>
              </w:rPr>
              <w:tab/>
            </w:r>
          </w:hyperlink>
          <w:r>
            <w:fldChar w:fldCharType="begin"/>
          </w:r>
          <w:r>
            <w:instrText xml:space="preserve"> PAGEREF _2u6wntf \h </w:instrText>
          </w:r>
          <w:r>
            <w:fldChar w:fldCharType="separate"/>
          </w:r>
          <w:r>
            <w:rPr>
              <w:sz w:val="22"/>
              <w:szCs w:val="22"/>
            </w:rPr>
            <w:t>Web Interfaces</w:t>
          </w:r>
          <w:r>
            <w:rPr>
              <w:sz w:val="22"/>
              <w:szCs w:val="22"/>
            </w:rPr>
            <w:tab/>
            <w:t>15</w:t>
          </w:r>
          <w:r>
            <w:fldChar w:fldCharType="end"/>
          </w:r>
        </w:p>
        <w:p w14:paraId="4C653B04" w14:textId="77777777" w:rsidR="00F206DC" w:rsidRDefault="009D2490">
          <w:pPr>
            <w:tabs>
              <w:tab w:val="left" w:pos="600"/>
              <w:tab w:val="right" w:pos="9350"/>
            </w:tabs>
            <w:ind w:left="200"/>
            <w:rPr>
              <w:rFonts w:ascii="Calibri" w:eastAsia="Calibri" w:hAnsi="Calibri" w:cs="Calibri"/>
            </w:rPr>
          </w:pPr>
          <w:hyperlink w:anchor="_19c6y18">
            <w:r>
              <w:rPr>
                <w:b/>
                <w:sz w:val="22"/>
                <w:szCs w:val="22"/>
              </w:rPr>
              <w:t>c.</w:t>
            </w:r>
          </w:hyperlink>
          <w:hyperlink w:anchor="_19c6y18">
            <w:r>
              <w:rPr>
                <w:rFonts w:ascii="Calibri" w:eastAsia="Calibri" w:hAnsi="Calibri" w:cs="Calibri"/>
              </w:rPr>
              <w:tab/>
            </w:r>
          </w:hyperlink>
          <w:r>
            <w:fldChar w:fldCharType="begin"/>
          </w:r>
          <w:r>
            <w:instrText xml:space="preserve"> PAGEREF _19c6y18 \h </w:instrText>
          </w:r>
          <w:r>
            <w:fldChar w:fldCharType="separate"/>
          </w:r>
          <w:r>
            <w:rPr>
              <w:b/>
              <w:sz w:val="22"/>
              <w:szCs w:val="22"/>
            </w:rPr>
            <w:t>Kerberos</w:t>
          </w:r>
          <w:r>
            <w:rPr>
              <w:b/>
              <w:sz w:val="22"/>
              <w:szCs w:val="22"/>
            </w:rPr>
            <w:tab/>
            <w:t>15</w:t>
          </w:r>
          <w:r>
            <w:fldChar w:fldCharType="end"/>
          </w:r>
        </w:p>
        <w:p w14:paraId="6295E1D7" w14:textId="77777777" w:rsidR="00F206DC" w:rsidRDefault="009D2490">
          <w:pPr>
            <w:tabs>
              <w:tab w:val="left" w:pos="800"/>
              <w:tab w:val="right" w:pos="9350"/>
            </w:tabs>
            <w:ind w:left="200"/>
            <w:rPr>
              <w:rFonts w:ascii="Calibri" w:eastAsia="Calibri" w:hAnsi="Calibri" w:cs="Calibri"/>
            </w:rPr>
          </w:pPr>
          <w:hyperlink w:anchor="_3tbugp1">
            <w:r>
              <w:rPr>
                <w:b/>
                <w:sz w:val="22"/>
                <w:szCs w:val="22"/>
              </w:rPr>
              <w:t>d.</w:t>
            </w:r>
          </w:hyperlink>
          <w:hyperlink w:anchor="_3tbugp1">
            <w:r>
              <w:rPr>
                <w:rFonts w:ascii="Calibri" w:eastAsia="Calibri" w:hAnsi="Calibri" w:cs="Calibri"/>
              </w:rPr>
              <w:tab/>
            </w:r>
          </w:hyperlink>
          <w:r>
            <w:fldChar w:fldCharType="begin"/>
          </w:r>
          <w:r>
            <w:instrText xml:space="preserve"> PAGEREF _3tbugp1 \h </w:instrText>
          </w:r>
          <w:r>
            <w:fldChar w:fldCharType="separate"/>
          </w:r>
          <w:r>
            <w:rPr>
              <w:b/>
              <w:sz w:val="22"/>
              <w:szCs w:val="22"/>
            </w:rPr>
            <w:t>Authorization</w:t>
          </w:r>
          <w:r>
            <w:rPr>
              <w:b/>
              <w:sz w:val="22"/>
              <w:szCs w:val="22"/>
            </w:rPr>
            <w:tab/>
            <w:t>15</w:t>
          </w:r>
          <w:r>
            <w:fldChar w:fldCharType="end"/>
          </w:r>
        </w:p>
        <w:p w14:paraId="2B05E9B2" w14:textId="77777777" w:rsidR="00F206DC" w:rsidRDefault="009D2490">
          <w:pPr>
            <w:tabs>
              <w:tab w:val="left" w:pos="800"/>
              <w:tab w:val="right" w:pos="9350"/>
            </w:tabs>
            <w:ind w:left="400"/>
            <w:rPr>
              <w:rFonts w:ascii="Calibri" w:eastAsia="Calibri" w:hAnsi="Calibri" w:cs="Calibri"/>
            </w:rPr>
          </w:pPr>
          <w:hyperlink w:anchor="_28h4qwu">
            <w:r>
              <w:rPr>
                <w:sz w:val="22"/>
                <w:szCs w:val="22"/>
              </w:rPr>
              <w:t>i.</w:t>
            </w:r>
          </w:hyperlink>
          <w:hyperlink w:anchor="_28h4qwu">
            <w:r>
              <w:rPr>
                <w:rFonts w:ascii="Calibri" w:eastAsia="Calibri" w:hAnsi="Calibri" w:cs="Calibri"/>
              </w:rPr>
              <w:tab/>
            </w:r>
          </w:hyperlink>
          <w:r>
            <w:fldChar w:fldCharType="begin"/>
          </w:r>
          <w:r>
            <w:instrText xml:space="preserve"> PAGEREF _28h4qwu \h </w:instrText>
          </w:r>
          <w:r>
            <w:fldChar w:fldCharType="separate"/>
          </w:r>
          <w:r>
            <w:rPr>
              <w:sz w:val="22"/>
              <w:szCs w:val="22"/>
            </w:rPr>
            <w:t>HDFS ACLs</w:t>
          </w:r>
          <w:r>
            <w:rPr>
              <w:sz w:val="22"/>
              <w:szCs w:val="22"/>
            </w:rPr>
            <w:tab/>
            <w:t>15</w:t>
          </w:r>
          <w:r>
            <w:fldChar w:fldCharType="end"/>
          </w:r>
        </w:p>
        <w:p w14:paraId="1CE31D6B" w14:textId="77777777" w:rsidR="00F206DC" w:rsidRDefault="009D2490">
          <w:pPr>
            <w:tabs>
              <w:tab w:val="left" w:pos="1000"/>
              <w:tab w:val="right" w:pos="9350"/>
            </w:tabs>
            <w:ind w:left="400"/>
            <w:rPr>
              <w:rFonts w:ascii="Calibri" w:eastAsia="Calibri" w:hAnsi="Calibri" w:cs="Calibri"/>
            </w:rPr>
          </w:pPr>
          <w:hyperlink w:anchor="_nmf14n">
            <w:r>
              <w:rPr>
                <w:sz w:val="22"/>
                <w:szCs w:val="22"/>
              </w:rPr>
              <w:t>ii.</w:t>
            </w:r>
          </w:hyperlink>
          <w:hyperlink w:anchor="_nmf14n">
            <w:r>
              <w:rPr>
                <w:rFonts w:ascii="Calibri" w:eastAsia="Calibri" w:hAnsi="Calibri" w:cs="Calibri"/>
              </w:rPr>
              <w:tab/>
            </w:r>
          </w:hyperlink>
          <w:r>
            <w:fldChar w:fldCharType="begin"/>
          </w:r>
          <w:r>
            <w:instrText xml:space="preserve"> PAGEREF _nmf14n \h </w:instrText>
          </w:r>
          <w:r>
            <w:fldChar w:fldCharType="separate"/>
          </w:r>
          <w:r>
            <w:rPr>
              <w:sz w:val="22"/>
              <w:szCs w:val="22"/>
            </w:rPr>
            <w:t>Linux Filesystem ACLs</w:t>
          </w:r>
          <w:r>
            <w:rPr>
              <w:sz w:val="22"/>
              <w:szCs w:val="22"/>
            </w:rPr>
            <w:tab/>
            <w:t>15</w:t>
          </w:r>
          <w:r>
            <w:fldChar w:fldCharType="end"/>
          </w:r>
        </w:p>
        <w:p w14:paraId="4FEC5DD9" w14:textId="77777777" w:rsidR="00F206DC" w:rsidRDefault="009D2490">
          <w:pPr>
            <w:tabs>
              <w:tab w:val="left" w:pos="600"/>
              <w:tab w:val="right" w:pos="9350"/>
            </w:tabs>
            <w:ind w:left="200"/>
            <w:rPr>
              <w:rFonts w:ascii="Calibri" w:eastAsia="Calibri" w:hAnsi="Calibri" w:cs="Calibri"/>
            </w:rPr>
          </w:pPr>
          <w:hyperlink w:anchor="_37m2jsg">
            <w:r>
              <w:rPr>
                <w:b/>
                <w:sz w:val="22"/>
                <w:szCs w:val="22"/>
              </w:rPr>
              <w:t>e.</w:t>
            </w:r>
          </w:hyperlink>
          <w:hyperlink w:anchor="_37m2jsg">
            <w:r>
              <w:rPr>
                <w:rFonts w:ascii="Calibri" w:eastAsia="Calibri" w:hAnsi="Calibri" w:cs="Calibri"/>
              </w:rPr>
              <w:tab/>
            </w:r>
          </w:hyperlink>
          <w:r>
            <w:fldChar w:fldCharType="begin"/>
          </w:r>
          <w:r>
            <w:instrText xml:space="preserve"> PAGEREF _37m2jsg \h </w:instrText>
          </w:r>
          <w:r>
            <w:fldChar w:fldCharType="separate"/>
          </w:r>
          <w:r>
            <w:rPr>
              <w:b/>
              <w:sz w:val="22"/>
              <w:szCs w:val="22"/>
            </w:rPr>
            <w:t>Accounting</w:t>
          </w:r>
          <w:r>
            <w:rPr>
              <w:b/>
              <w:sz w:val="22"/>
              <w:szCs w:val="22"/>
            </w:rPr>
            <w:tab/>
            <w:t>15</w:t>
          </w:r>
          <w:r>
            <w:fldChar w:fldCharType="end"/>
          </w:r>
        </w:p>
        <w:p w14:paraId="39D92EB7" w14:textId="77777777" w:rsidR="00F206DC" w:rsidRDefault="009D2490">
          <w:pPr>
            <w:tabs>
              <w:tab w:val="left" w:pos="800"/>
              <w:tab w:val="right" w:pos="9350"/>
            </w:tabs>
            <w:ind w:left="400"/>
            <w:rPr>
              <w:rFonts w:ascii="Calibri" w:eastAsia="Calibri" w:hAnsi="Calibri" w:cs="Calibri"/>
            </w:rPr>
          </w:pPr>
          <w:hyperlink w:anchor="_1mrcu09">
            <w:r>
              <w:rPr>
                <w:sz w:val="22"/>
                <w:szCs w:val="22"/>
              </w:rPr>
              <w:t>i.</w:t>
            </w:r>
          </w:hyperlink>
          <w:hyperlink w:anchor="_1mrcu09">
            <w:r>
              <w:rPr>
                <w:rFonts w:ascii="Calibri" w:eastAsia="Calibri" w:hAnsi="Calibri" w:cs="Calibri"/>
              </w:rPr>
              <w:tab/>
            </w:r>
          </w:hyperlink>
          <w:r>
            <w:fldChar w:fldCharType="begin"/>
          </w:r>
          <w:r>
            <w:instrText xml:space="preserve"> PAGEREF _1mrcu09 \h </w:instrText>
          </w:r>
          <w:r>
            <w:fldChar w:fldCharType="separate"/>
          </w:r>
          <w:r>
            <w:rPr>
              <w:sz w:val="22"/>
              <w:szCs w:val="22"/>
            </w:rPr>
            <w:t>Access and Audit Logs</w:t>
          </w:r>
          <w:r>
            <w:rPr>
              <w:sz w:val="22"/>
              <w:szCs w:val="22"/>
            </w:rPr>
            <w:tab/>
            <w:t>15</w:t>
          </w:r>
          <w:r>
            <w:fldChar w:fldCharType="end"/>
          </w:r>
        </w:p>
        <w:p w14:paraId="5BE1F700" w14:textId="77777777" w:rsidR="00F206DC" w:rsidRDefault="009D2490">
          <w:pPr>
            <w:tabs>
              <w:tab w:val="left" w:pos="800"/>
              <w:tab w:val="right" w:pos="9350"/>
            </w:tabs>
            <w:ind w:left="400"/>
            <w:rPr>
              <w:rFonts w:ascii="Calibri" w:eastAsia="Calibri" w:hAnsi="Calibri" w:cs="Calibri"/>
            </w:rPr>
          </w:pPr>
          <w:hyperlink w:anchor="_46r0co2">
            <w:r>
              <w:rPr>
                <w:sz w:val="22"/>
                <w:szCs w:val="22"/>
              </w:rPr>
              <w:t>f.</w:t>
            </w:r>
          </w:hyperlink>
          <w:hyperlink w:anchor="_46r0co2">
            <w:r>
              <w:rPr>
                <w:rFonts w:ascii="Calibri" w:eastAsia="Calibri" w:hAnsi="Calibri" w:cs="Calibri"/>
              </w:rPr>
              <w:tab/>
            </w:r>
          </w:hyperlink>
          <w:r>
            <w:fldChar w:fldCharType="begin"/>
          </w:r>
          <w:r>
            <w:instrText xml:space="preserve"> PAGEREF _46r0co2 \h </w:instrText>
          </w:r>
          <w:r>
            <w:fldChar w:fldCharType="separate"/>
          </w:r>
          <w:r>
            <w:rPr>
              <w:sz w:val="22"/>
              <w:szCs w:val="22"/>
            </w:rPr>
            <w:t>Cloudera Navigator</w:t>
          </w:r>
          <w:r>
            <w:rPr>
              <w:sz w:val="22"/>
              <w:szCs w:val="22"/>
            </w:rPr>
            <w:tab/>
            <w:t>16</w:t>
          </w:r>
          <w:r>
            <w:fldChar w:fldCharType="end"/>
          </w:r>
        </w:p>
        <w:p w14:paraId="06CD90A6" w14:textId="77777777" w:rsidR="00F206DC" w:rsidRDefault="009D2490">
          <w:pPr>
            <w:tabs>
              <w:tab w:val="left" w:pos="800"/>
              <w:tab w:val="right" w:pos="9350"/>
            </w:tabs>
            <w:ind w:left="200"/>
            <w:rPr>
              <w:rFonts w:ascii="Calibri" w:eastAsia="Calibri" w:hAnsi="Calibri" w:cs="Calibri"/>
            </w:rPr>
          </w:pPr>
          <w:hyperlink w:anchor="_2lwamvv">
            <w:r>
              <w:rPr>
                <w:b/>
                <w:sz w:val="22"/>
                <w:szCs w:val="22"/>
              </w:rPr>
              <w:t>g.</w:t>
            </w:r>
          </w:hyperlink>
          <w:hyperlink w:anchor="_2lwamvv">
            <w:r>
              <w:rPr>
                <w:rFonts w:ascii="Calibri" w:eastAsia="Calibri" w:hAnsi="Calibri" w:cs="Calibri"/>
              </w:rPr>
              <w:tab/>
            </w:r>
          </w:hyperlink>
          <w:r>
            <w:fldChar w:fldCharType="begin"/>
          </w:r>
          <w:r>
            <w:instrText xml:space="preserve"> PAGEREF _2lwamvv \h </w:instrText>
          </w:r>
          <w:r>
            <w:fldChar w:fldCharType="separate"/>
          </w:r>
          <w:r>
            <w:rPr>
              <w:b/>
              <w:sz w:val="22"/>
              <w:szCs w:val="22"/>
            </w:rPr>
            <w:t>Encryption</w:t>
          </w:r>
          <w:r>
            <w:rPr>
              <w:b/>
              <w:sz w:val="22"/>
              <w:szCs w:val="22"/>
            </w:rPr>
            <w:tab/>
            <w:t>16</w:t>
          </w:r>
          <w:r>
            <w:fldChar w:fldCharType="end"/>
          </w:r>
        </w:p>
        <w:p w14:paraId="1732D506" w14:textId="77777777" w:rsidR="00F206DC" w:rsidRDefault="009D2490">
          <w:pPr>
            <w:tabs>
              <w:tab w:val="left" w:pos="800"/>
              <w:tab w:val="right" w:pos="9350"/>
            </w:tabs>
            <w:ind w:left="400"/>
            <w:rPr>
              <w:rFonts w:ascii="Calibri" w:eastAsia="Calibri" w:hAnsi="Calibri" w:cs="Calibri"/>
            </w:rPr>
          </w:pPr>
          <w:hyperlink w:anchor="_111kx3o">
            <w:r>
              <w:rPr>
                <w:sz w:val="22"/>
                <w:szCs w:val="22"/>
              </w:rPr>
              <w:t>i.</w:t>
            </w:r>
          </w:hyperlink>
          <w:hyperlink w:anchor="_111kx3o">
            <w:r>
              <w:rPr>
                <w:rFonts w:ascii="Calibri" w:eastAsia="Calibri" w:hAnsi="Calibri" w:cs="Calibri"/>
              </w:rPr>
              <w:tab/>
            </w:r>
          </w:hyperlink>
          <w:r>
            <w:fldChar w:fldCharType="begin"/>
          </w:r>
          <w:r>
            <w:instrText xml:space="preserve"> PAGEREF _111kx3o \h </w:instrText>
          </w:r>
          <w:r>
            <w:fldChar w:fldCharType="separate"/>
          </w:r>
          <w:r>
            <w:rPr>
              <w:sz w:val="22"/>
              <w:szCs w:val="22"/>
            </w:rPr>
            <w:t>TLS for Cloudera Management Traffi</w:t>
          </w:r>
          <w:r>
            <w:rPr>
              <w:sz w:val="22"/>
              <w:szCs w:val="22"/>
            </w:rPr>
            <w:t>c</w:t>
          </w:r>
          <w:r>
            <w:rPr>
              <w:sz w:val="22"/>
              <w:szCs w:val="22"/>
            </w:rPr>
            <w:tab/>
            <w:t>16</w:t>
          </w:r>
          <w:r>
            <w:fldChar w:fldCharType="end"/>
          </w:r>
        </w:p>
        <w:p w14:paraId="1422FACF" w14:textId="77777777" w:rsidR="00F206DC" w:rsidRDefault="009D2490">
          <w:pPr>
            <w:tabs>
              <w:tab w:val="left" w:pos="1000"/>
              <w:tab w:val="right" w:pos="9350"/>
            </w:tabs>
            <w:ind w:left="400"/>
            <w:rPr>
              <w:rFonts w:ascii="Calibri" w:eastAsia="Calibri" w:hAnsi="Calibri" w:cs="Calibri"/>
            </w:rPr>
          </w:pPr>
          <w:hyperlink w:anchor="_3l18frh">
            <w:r>
              <w:rPr>
                <w:sz w:val="22"/>
                <w:szCs w:val="22"/>
              </w:rPr>
              <w:t>iii.</w:t>
            </w:r>
          </w:hyperlink>
          <w:hyperlink w:anchor="_3l18frh">
            <w:r>
              <w:rPr>
                <w:rFonts w:ascii="Calibri" w:eastAsia="Calibri" w:hAnsi="Calibri" w:cs="Calibri"/>
              </w:rPr>
              <w:tab/>
            </w:r>
          </w:hyperlink>
          <w:r>
            <w:fldChar w:fldCharType="begin"/>
          </w:r>
          <w:r>
            <w:instrText xml:space="preserve"> PAGEREF _3l18frh \h </w:instrText>
          </w:r>
          <w:r>
            <w:fldChar w:fldCharType="separate"/>
          </w:r>
          <w:r>
            <w:rPr>
              <w:sz w:val="22"/>
              <w:szCs w:val="22"/>
            </w:rPr>
            <w:t>HDFS Transparent Encryption</w:t>
          </w:r>
          <w:r>
            <w:rPr>
              <w:sz w:val="22"/>
              <w:szCs w:val="22"/>
            </w:rPr>
            <w:tab/>
            <w:t>16</w:t>
          </w:r>
          <w:r>
            <w:fldChar w:fldCharType="end"/>
          </w:r>
        </w:p>
        <w:p w14:paraId="1CFC9072" w14:textId="77777777" w:rsidR="00F206DC" w:rsidRDefault="009D2490">
          <w:pPr>
            <w:tabs>
              <w:tab w:val="left" w:pos="600"/>
              <w:tab w:val="right" w:pos="9350"/>
            </w:tabs>
            <w:spacing w:before="120"/>
            <w:rPr>
              <w:rFonts w:ascii="Calibri" w:eastAsia="Calibri" w:hAnsi="Calibri" w:cs="Calibri"/>
            </w:rPr>
          </w:pPr>
          <w:hyperlink w:anchor="_206ipza">
            <w:r>
              <w:rPr>
                <w:b/>
              </w:rPr>
              <w:t>7.</w:t>
            </w:r>
          </w:hyperlink>
          <w:hyperlink w:anchor="_206ipza">
            <w:r>
              <w:rPr>
                <w:rFonts w:ascii="Calibri" w:eastAsia="Calibri" w:hAnsi="Calibri" w:cs="Calibri"/>
              </w:rPr>
              <w:tab/>
            </w:r>
          </w:hyperlink>
          <w:r>
            <w:fldChar w:fldCharType="begin"/>
          </w:r>
          <w:r>
            <w:instrText xml:space="preserve"> PAGEREF _206ipza \h </w:instrText>
          </w:r>
          <w:r>
            <w:fldChar w:fldCharType="separate"/>
          </w:r>
          <w:r>
            <w:rPr>
              <w:b/>
            </w:rPr>
            <w:t>Monitoring</w:t>
          </w:r>
          <w:r>
            <w:rPr>
              <w:b/>
            </w:rPr>
            <w:tab/>
            <w:t>16</w:t>
          </w:r>
          <w:r>
            <w:fldChar w:fldCharType="end"/>
          </w:r>
        </w:p>
        <w:p w14:paraId="203E3690" w14:textId="77777777" w:rsidR="00F206DC" w:rsidRDefault="009D2490">
          <w:pPr>
            <w:tabs>
              <w:tab w:val="left" w:pos="800"/>
              <w:tab w:val="right" w:pos="9350"/>
            </w:tabs>
            <w:ind w:left="200"/>
            <w:rPr>
              <w:rFonts w:ascii="Calibri" w:eastAsia="Calibri" w:hAnsi="Calibri" w:cs="Calibri"/>
            </w:rPr>
          </w:pPr>
          <w:hyperlink w:anchor="_4k668n3">
            <w:r>
              <w:rPr>
                <w:b/>
                <w:sz w:val="22"/>
                <w:szCs w:val="22"/>
              </w:rPr>
              <w:t>a.</w:t>
            </w:r>
          </w:hyperlink>
          <w:hyperlink w:anchor="_4k668n3">
            <w:r>
              <w:rPr>
                <w:rFonts w:ascii="Calibri" w:eastAsia="Calibri" w:hAnsi="Calibri" w:cs="Calibri"/>
              </w:rPr>
              <w:tab/>
            </w:r>
          </w:hyperlink>
          <w:r>
            <w:fldChar w:fldCharType="begin"/>
          </w:r>
          <w:r>
            <w:instrText xml:space="preserve"> PAGEREF _4k668n3 \h </w:instrText>
          </w:r>
          <w:r>
            <w:fldChar w:fldCharType="separate"/>
          </w:r>
          <w:r>
            <w:rPr>
              <w:b/>
              <w:sz w:val="22"/>
              <w:szCs w:val="22"/>
            </w:rPr>
            <w:t>Cloudera Manager</w:t>
          </w:r>
          <w:r>
            <w:rPr>
              <w:b/>
              <w:sz w:val="22"/>
              <w:szCs w:val="22"/>
            </w:rPr>
            <w:tab/>
            <w:t>16</w:t>
          </w:r>
          <w:r>
            <w:fldChar w:fldCharType="end"/>
          </w:r>
        </w:p>
        <w:p w14:paraId="0DC0014A" w14:textId="77777777" w:rsidR="00F206DC" w:rsidRDefault="009D2490">
          <w:pPr>
            <w:tabs>
              <w:tab w:val="left" w:pos="800"/>
              <w:tab w:val="right" w:pos="9350"/>
            </w:tabs>
            <w:ind w:left="200"/>
            <w:rPr>
              <w:rFonts w:ascii="Calibri" w:eastAsia="Calibri" w:hAnsi="Calibri" w:cs="Calibri"/>
            </w:rPr>
          </w:pPr>
          <w:hyperlink w:anchor="_2zbgiuw">
            <w:r>
              <w:rPr>
                <w:b/>
                <w:sz w:val="22"/>
                <w:szCs w:val="22"/>
              </w:rPr>
              <w:t>b.</w:t>
            </w:r>
          </w:hyperlink>
          <w:hyperlink w:anchor="_2zbgiuw">
            <w:r>
              <w:rPr>
                <w:rFonts w:ascii="Calibri" w:eastAsia="Calibri" w:hAnsi="Calibri" w:cs="Calibri"/>
              </w:rPr>
              <w:tab/>
            </w:r>
          </w:hyperlink>
          <w:r>
            <w:fldChar w:fldCharType="begin"/>
          </w:r>
          <w:r>
            <w:instrText xml:space="preserve"> PAGEREF _2zbgiuw \h </w:instrText>
          </w:r>
          <w:r>
            <w:fldChar w:fldCharType="separate"/>
          </w:r>
          <w:r>
            <w:rPr>
              <w:b/>
              <w:sz w:val="22"/>
              <w:szCs w:val="22"/>
            </w:rPr>
            <w:t>Alerts</w:t>
          </w:r>
          <w:r>
            <w:rPr>
              <w:b/>
              <w:sz w:val="22"/>
              <w:szCs w:val="22"/>
            </w:rPr>
            <w:tab/>
            <w:t>16</w:t>
          </w:r>
          <w:r>
            <w:fldChar w:fldCharType="end"/>
          </w:r>
        </w:p>
        <w:p w14:paraId="19FE3898" w14:textId="77777777" w:rsidR="00F206DC" w:rsidRDefault="009D2490">
          <w:pPr>
            <w:tabs>
              <w:tab w:val="left" w:pos="600"/>
              <w:tab w:val="right" w:pos="9350"/>
            </w:tabs>
            <w:spacing w:before="120"/>
            <w:rPr>
              <w:rFonts w:ascii="Calibri" w:eastAsia="Calibri" w:hAnsi="Calibri" w:cs="Calibri"/>
            </w:rPr>
          </w:pPr>
          <w:hyperlink w:anchor="_1egqt2p">
            <w:r>
              <w:rPr>
                <w:b/>
              </w:rPr>
              <w:t>8.</w:t>
            </w:r>
          </w:hyperlink>
          <w:hyperlink w:anchor="_1egqt2p">
            <w:r>
              <w:rPr>
                <w:rFonts w:ascii="Calibri" w:eastAsia="Calibri" w:hAnsi="Calibri" w:cs="Calibri"/>
              </w:rPr>
              <w:tab/>
            </w:r>
          </w:hyperlink>
          <w:r>
            <w:fldChar w:fldCharType="begin"/>
          </w:r>
          <w:r>
            <w:instrText xml:space="preserve"> PAGEREF _1egqt2p \h </w:instrText>
          </w:r>
          <w:r>
            <w:fldChar w:fldCharType="separate"/>
          </w:r>
          <w:r>
            <w:rPr>
              <w:b/>
            </w:rPr>
            <w:t>Backup Strategy</w:t>
          </w:r>
          <w:r>
            <w:rPr>
              <w:b/>
            </w:rPr>
            <w:tab/>
            <w:t>17</w:t>
          </w:r>
          <w:r>
            <w:fldChar w:fldCharType="end"/>
          </w:r>
        </w:p>
        <w:p w14:paraId="48CDE859" w14:textId="77777777" w:rsidR="00F206DC" w:rsidRDefault="009D2490">
          <w:pPr>
            <w:tabs>
              <w:tab w:val="left" w:pos="800"/>
              <w:tab w:val="right" w:pos="9350"/>
            </w:tabs>
            <w:ind w:left="200"/>
            <w:rPr>
              <w:rFonts w:ascii="Calibri" w:eastAsia="Calibri" w:hAnsi="Calibri" w:cs="Calibri"/>
            </w:rPr>
          </w:pPr>
          <w:hyperlink w:anchor="_3ygebqi">
            <w:r>
              <w:rPr>
                <w:b/>
                <w:sz w:val="22"/>
                <w:szCs w:val="22"/>
              </w:rPr>
              <w:t>a.</w:t>
            </w:r>
          </w:hyperlink>
          <w:hyperlink w:anchor="_3ygebqi">
            <w:r>
              <w:rPr>
                <w:rFonts w:ascii="Calibri" w:eastAsia="Calibri" w:hAnsi="Calibri" w:cs="Calibri"/>
              </w:rPr>
              <w:tab/>
            </w:r>
          </w:hyperlink>
          <w:r>
            <w:fldChar w:fldCharType="begin"/>
          </w:r>
          <w:r>
            <w:instrText xml:space="preserve"> PAGEREF _3ygebqi \h </w:instrText>
          </w:r>
          <w:r>
            <w:fldChar w:fldCharType="separate"/>
          </w:r>
          <w:r>
            <w:rPr>
              <w:b/>
              <w:sz w:val="22"/>
              <w:szCs w:val="22"/>
            </w:rPr>
            <w:t>Databases</w:t>
          </w:r>
          <w:r>
            <w:rPr>
              <w:b/>
              <w:sz w:val="22"/>
              <w:szCs w:val="22"/>
            </w:rPr>
            <w:tab/>
            <w:t>17</w:t>
          </w:r>
          <w:r>
            <w:fldChar w:fldCharType="end"/>
          </w:r>
        </w:p>
        <w:p w14:paraId="1E5782F7" w14:textId="77777777" w:rsidR="00F206DC" w:rsidRDefault="009D2490">
          <w:pPr>
            <w:tabs>
              <w:tab w:val="left" w:pos="800"/>
              <w:tab w:val="right" w:pos="9350"/>
            </w:tabs>
            <w:ind w:left="200"/>
            <w:rPr>
              <w:rFonts w:ascii="Calibri" w:eastAsia="Calibri" w:hAnsi="Calibri" w:cs="Calibri"/>
            </w:rPr>
          </w:pPr>
          <w:hyperlink w:anchor="_2dlolyb">
            <w:r>
              <w:rPr>
                <w:b/>
                <w:sz w:val="22"/>
                <w:szCs w:val="22"/>
              </w:rPr>
              <w:t>b.</w:t>
            </w:r>
          </w:hyperlink>
          <w:hyperlink w:anchor="_2dlolyb">
            <w:r>
              <w:rPr>
                <w:rFonts w:ascii="Calibri" w:eastAsia="Calibri" w:hAnsi="Calibri" w:cs="Calibri"/>
              </w:rPr>
              <w:tab/>
            </w:r>
          </w:hyperlink>
          <w:r>
            <w:fldChar w:fldCharType="begin"/>
          </w:r>
          <w:r>
            <w:instrText xml:space="preserve"> PAGEREF _2dlolyb \h </w:instrText>
          </w:r>
          <w:r>
            <w:fldChar w:fldCharType="separate"/>
          </w:r>
          <w:r>
            <w:rPr>
              <w:b/>
              <w:sz w:val="22"/>
              <w:szCs w:val="22"/>
            </w:rPr>
            <w:t>HDFS FSImage</w:t>
          </w:r>
          <w:r>
            <w:rPr>
              <w:b/>
              <w:sz w:val="22"/>
              <w:szCs w:val="22"/>
            </w:rPr>
            <w:tab/>
            <w:t>17</w:t>
          </w:r>
          <w:r>
            <w:fldChar w:fldCharType="end"/>
          </w:r>
        </w:p>
        <w:p w14:paraId="1E47EF09" w14:textId="77777777" w:rsidR="00F206DC" w:rsidRDefault="009D2490">
          <w:pPr>
            <w:tabs>
              <w:tab w:val="left" w:pos="600"/>
              <w:tab w:val="right" w:pos="9350"/>
            </w:tabs>
            <w:ind w:left="200"/>
            <w:rPr>
              <w:rFonts w:ascii="Calibri" w:eastAsia="Calibri" w:hAnsi="Calibri" w:cs="Calibri"/>
            </w:rPr>
          </w:pPr>
          <w:hyperlink w:anchor="_sqyw64">
            <w:r>
              <w:rPr>
                <w:b/>
                <w:sz w:val="22"/>
                <w:szCs w:val="22"/>
              </w:rPr>
              <w:t>c.</w:t>
            </w:r>
          </w:hyperlink>
          <w:hyperlink w:anchor="_sqyw64">
            <w:r>
              <w:rPr>
                <w:rFonts w:ascii="Calibri" w:eastAsia="Calibri" w:hAnsi="Calibri" w:cs="Calibri"/>
              </w:rPr>
              <w:tab/>
            </w:r>
          </w:hyperlink>
          <w:r>
            <w:fldChar w:fldCharType="begin"/>
          </w:r>
          <w:r>
            <w:instrText xml:space="preserve"> PAGEREF _sqyw64 \h </w:instrText>
          </w:r>
          <w:r>
            <w:fldChar w:fldCharType="separate"/>
          </w:r>
          <w:r>
            <w:rPr>
              <w:b/>
              <w:sz w:val="22"/>
              <w:szCs w:val="22"/>
            </w:rPr>
            <w:t>OS/Bedrock/Config files/Scripts</w:t>
          </w:r>
          <w:r>
            <w:rPr>
              <w:b/>
              <w:sz w:val="22"/>
              <w:szCs w:val="22"/>
            </w:rPr>
            <w:tab/>
            <w:t>17</w:t>
          </w:r>
          <w:r>
            <w:fldChar w:fldCharType="end"/>
          </w:r>
        </w:p>
        <w:p w14:paraId="48A9F3AD" w14:textId="77777777" w:rsidR="00F206DC" w:rsidRDefault="009D2490">
          <w:pPr>
            <w:tabs>
              <w:tab w:val="left" w:pos="600"/>
              <w:tab w:val="right" w:pos="9350"/>
            </w:tabs>
            <w:spacing w:before="120"/>
            <w:rPr>
              <w:rFonts w:ascii="Calibri" w:eastAsia="Calibri" w:hAnsi="Calibri" w:cs="Calibri"/>
            </w:rPr>
          </w:pPr>
          <w:hyperlink w:anchor="_3cqmetx">
            <w:r>
              <w:rPr>
                <w:b/>
              </w:rPr>
              <w:t>9.</w:t>
            </w:r>
          </w:hyperlink>
          <w:hyperlink w:anchor="_3cqmetx">
            <w:r>
              <w:rPr>
                <w:rFonts w:ascii="Calibri" w:eastAsia="Calibri" w:hAnsi="Calibri" w:cs="Calibri"/>
              </w:rPr>
              <w:tab/>
            </w:r>
          </w:hyperlink>
          <w:r>
            <w:fldChar w:fldCharType="begin"/>
          </w:r>
          <w:r>
            <w:instrText xml:space="preserve"> PAGEREF _3cqmetx \h </w:instrText>
          </w:r>
          <w:r>
            <w:fldChar w:fldCharType="separate"/>
          </w:r>
          <w:r>
            <w:rPr>
              <w:b/>
            </w:rPr>
            <w:t>Roles &amp; Responsibility</w:t>
          </w:r>
          <w:r>
            <w:rPr>
              <w:b/>
            </w:rPr>
            <w:tab/>
          </w:r>
          <w:r>
            <w:rPr>
              <w:b/>
            </w:rPr>
            <w:t>17</w:t>
          </w:r>
          <w:r>
            <w:fldChar w:fldCharType="end"/>
          </w:r>
        </w:p>
        <w:p w14:paraId="3AF611A9" w14:textId="77777777" w:rsidR="00F206DC" w:rsidRDefault="009D2490">
          <w:pPr>
            <w:tabs>
              <w:tab w:val="left" w:pos="600"/>
              <w:tab w:val="right" w:pos="9350"/>
            </w:tabs>
            <w:spacing w:before="120"/>
            <w:rPr>
              <w:rFonts w:ascii="Calibri" w:eastAsia="Calibri" w:hAnsi="Calibri" w:cs="Calibri"/>
            </w:rPr>
          </w:pPr>
          <w:hyperlink w:anchor="_1rvwp1q">
            <w:r>
              <w:rPr>
                <w:b/>
              </w:rPr>
              <w:t>10.</w:t>
            </w:r>
          </w:hyperlink>
          <w:hyperlink w:anchor="_1rvwp1q">
            <w:r>
              <w:rPr>
                <w:rFonts w:ascii="Calibri" w:eastAsia="Calibri" w:hAnsi="Calibri" w:cs="Calibri"/>
              </w:rPr>
              <w:tab/>
            </w:r>
          </w:hyperlink>
          <w:r>
            <w:fldChar w:fldCharType="begin"/>
          </w:r>
          <w:r>
            <w:instrText xml:space="preserve"> PAGEREF _1rvwp1q \h </w:instrText>
          </w:r>
          <w:r>
            <w:fldChar w:fldCharType="separate"/>
          </w:r>
          <w:r>
            <w:rPr>
              <w:b/>
            </w:rPr>
            <w:t>Appendix</w:t>
          </w:r>
          <w:r>
            <w:rPr>
              <w:b/>
            </w:rPr>
            <w:tab/>
            <w:t>18</w:t>
          </w:r>
          <w:r>
            <w:fldChar w:fldCharType="end"/>
          </w:r>
        </w:p>
        <w:p w14:paraId="0D1043C2" w14:textId="77777777" w:rsidR="00F206DC" w:rsidRDefault="009D2490">
          <w:pPr>
            <w:tabs>
              <w:tab w:val="left" w:pos="800"/>
              <w:tab w:val="right" w:pos="9350"/>
            </w:tabs>
            <w:ind w:left="200"/>
            <w:rPr>
              <w:rFonts w:ascii="Calibri" w:eastAsia="Calibri" w:hAnsi="Calibri" w:cs="Calibri"/>
            </w:rPr>
          </w:pPr>
          <w:hyperlink w:anchor="_4bvk7pj">
            <w:r>
              <w:rPr>
                <w:b/>
                <w:sz w:val="22"/>
                <w:szCs w:val="22"/>
              </w:rPr>
              <w:t>a.</w:t>
            </w:r>
          </w:hyperlink>
          <w:hyperlink w:anchor="_4bvk7pj">
            <w:r>
              <w:rPr>
                <w:rFonts w:ascii="Calibri" w:eastAsia="Calibri" w:hAnsi="Calibri" w:cs="Calibri"/>
              </w:rPr>
              <w:tab/>
            </w:r>
          </w:hyperlink>
          <w:r>
            <w:fldChar w:fldCharType="begin"/>
          </w:r>
          <w:r>
            <w:instrText xml:space="preserve"> PAGEREF _4bvk7pj \h </w:instrText>
          </w:r>
          <w:r>
            <w:fldChar w:fldCharType="separate"/>
          </w:r>
          <w:r>
            <w:rPr>
              <w:b/>
              <w:sz w:val="22"/>
              <w:szCs w:val="22"/>
            </w:rPr>
            <w:t>Filesystem &amp; Partition Recommendation:</w:t>
          </w:r>
          <w:r>
            <w:rPr>
              <w:b/>
              <w:sz w:val="22"/>
              <w:szCs w:val="22"/>
            </w:rPr>
            <w:tab/>
            <w:t>18</w:t>
          </w:r>
          <w:r>
            <w:fldChar w:fldCharType="end"/>
          </w:r>
        </w:p>
        <w:p w14:paraId="44042844" w14:textId="77777777" w:rsidR="00F206DC" w:rsidRDefault="009D2490">
          <w:pPr>
            <w:tabs>
              <w:tab w:val="left" w:pos="800"/>
              <w:tab w:val="right" w:pos="9350"/>
            </w:tabs>
            <w:ind w:left="400"/>
            <w:rPr>
              <w:rFonts w:ascii="Calibri" w:eastAsia="Calibri" w:hAnsi="Calibri" w:cs="Calibri"/>
            </w:rPr>
          </w:pPr>
          <w:hyperlink w:anchor="_2r0uhxc">
            <w:r>
              <w:rPr>
                <w:sz w:val="22"/>
                <w:szCs w:val="22"/>
              </w:rPr>
              <w:t>i.</w:t>
            </w:r>
          </w:hyperlink>
          <w:hyperlink w:anchor="_2r0uhxc">
            <w:r>
              <w:rPr>
                <w:rFonts w:ascii="Calibri" w:eastAsia="Calibri" w:hAnsi="Calibri" w:cs="Calibri"/>
              </w:rPr>
              <w:tab/>
            </w:r>
          </w:hyperlink>
          <w:r>
            <w:fldChar w:fldCharType="begin"/>
          </w:r>
          <w:r>
            <w:instrText xml:space="preserve"> PAGEREF _2r0uhxc \h </w:instrText>
          </w:r>
          <w:r>
            <w:fldChar w:fldCharType="separate"/>
          </w:r>
          <w:r>
            <w:rPr>
              <w:sz w:val="22"/>
              <w:szCs w:val="22"/>
            </w:rPr>
            <w:t>Production</w:t>
          </w:r>
          <w:r>
            <w:rPr>
              <w:sz w:val="22"/>
              <w:szCs w:val="22"/>
            </w:rPr>
            <w:tab/>
            <w:t>18</w:t>
          </w:r>
          <w:r>
            <w:fldChar w:fldCharType="end"/>
          </w:r>
        </w:p>
        <w:p w14:paraId="6E899AC8" w14:textId="77777777" w:rsidR="00F206DC" w:rsidRDefault="009D2490">
          <w:pPr>
            <w:tabs>
              <w:tab w:val="left" w:pos="1000"/>
              <w:tab w:val="right" w:pos="9350"/>
            </w:tabs>
            <w:ind w:left="400"/>
            <w:rPr>
              <w:rFonts w:ascii="Calibri" w:eastAsia="Calibri" w:hAnsi="Calibri" w:cs="Calibri"/>
            </w:rPr>
          </w:pPr>
          <w:hyperlink w:anchor="_1664s55">
            <w:r>
              <w:rPr>
                <w:sz w:val="22"/>
                <w:szCs w:val="22"/>
              </w:rPr>
              <w:t>ii.</w:t>
            </w:r>
          </w:hyperlink>
          <w:hyperlink w:anchor="_1664s55">
            <w:r>
              <w:rPr>
                <w:rFonts w:ascii="Calibri" w:eastAsia="Calibri" w:hAnsi="Calibri" w:cs="Calibri"/>
              </w:rPr>
              <w:tab/>
            </w:r>
          </w:hyperlink>
          <w:r>
            <w:fldChar w:fldCharType="begin"/>
          </w:r>
          <w:r>
            <w:instrText xml:space="preserve"> PAGEREF _1664s55 \h </w:instrText>
          </w:r>
          <w:r>
            <w:fldChar w:fldCharType="separate"/>
          </w:r>
          <w:r>
            <w:rPr>
              <w:sz w:val="22"/>
              <w:szCs w:val="22"/>
            </w:rPr>
            <w:t>Dev :</w:t>
          </w:r>
          <w:r>
            <w:rPr>
              <w:sz w:val="22"/>
              <w:szCs w:val="22"/>
            </w:rPr>
            <w:tab/>
            <w:t>19</w:t>
          </w:r>
          <w:r>
            <w:fldChar w:fldCharType="end"/>
          </w:r>
        </w:p>
        <w:p w14:paraId="3003E1F2" w14:textId="77777777" w:rsidR="00F206DC" w:rsidRDefault="009D2490">
          <w:pPr>
            <w:tabs>
              <w:tab w:val="left" w:pos="800"/>
              <w:tab w:val="right" w:pos="9350"/>
            </w:tabs>
            <w:ind w:left="200"/>
            <w:rPr>
              <w:rFonts w:ascii="Calibri" w:eastAsia="Calibri" w:hAnsi="Calibri" w:cs="Calibri"/>
            </w:rPr>
          </w:pPr>
          <w:hyperlink w:anchor="_3q5sasy">
            <w:r>
              <w:rPr>
                <w:b/>
                <w:sz w:val="22"/>
                <w:szCs w:val="22"/>
              </w:rPr>
              <w:t>b.</w:t>
            </w:r>
          </w:hyperlink>
          <w:hyperlink w:anchor="_3q5sasy">
            <w:r>
              <w:rPr>
                <w:rFonts w:ascii="Calibri" w:eastAsia="Calibri" w:hAnsi="Calibri" w:cs="Calibri"/>
              </w:rPr>
              <w:tab/>
            </w:r>
          </w:hyperlink>
          <w:r>
            <w:fldChar w:fldCharType="begin"/>
          </w:r>
          <w:r>
            <w:instrText xml:space="preserve"> PAGEREF _3q5sasy \h </w:instrText>
          </w:r>
          <w:r>
            <w:fldChar w:fldCharType="separate"/>
          </w:r>
          <w:r>
            <w:rPr>
              <w:b/>
              <w:sz w:val="22"/>
              <w:szCs w:val="22"/>
            </w:rPr>
            <w:t>High Availability :</w:t>
          </w:r>
          <w:r>
            <w:rPr>
              <w:b/>
              <w:sz w:val="22"/>
              <w:szCs w:val="22"/>
            </w:rPr>
            <w:tab/>
            <w:t>21</w:t>
          </w:r>
          <w:r>
            <w:fldChar w:fldCharType="end"/>
          </w:r>
        </w:p>
        <w:p w14:paraId="1FFFBAFC" w14:textId="77777777" w:rsidR="00F206DC" w:rsidRDefault="009D2490">
          <w:pPr>
            <w:tabs>
              <w:tab w:val="left" w:pos="600"/>
              <w:tab w:val="right" w:pos="9350"/>
            </w:tabs>
            <w:ind w:left="200"/>
            <w:rPr>
              <w:rFonts w:ascii="Calibri" w:eastAsia="Calibri" w:hAnsi="Calibri" w:cs="Calibri"/>
            </w:rPr>
          </w:pPr>
          <w:hyperlink w:anchor="_25b2l0r">
            <w:r>
              <w:rPr>
                <w:b/>
                <w:sz w:val="22"/>
                <w:szCs w:val="22"/>
              </w:rPr>
              <w:t>c.</w:t>
            </w:r>
          </w:hyperlink>
          <w:hyperlink w:anchor="_25b2l0r">
            <w:r>
              <w:rPr>
                <w:rFonts w:ascii="Calibri" w:eastAsia="Calibri" w:hAnsi="Calibri" w:cs="Calibri"/>
              </w:rPr>
              <w:tab/>
            </w:r>
          </w:hyperlink>
          <w:r>
            <w:fldChar w:fldCharType="begin"/>
          </w:r>
          <w:r>
            <w:instrText xml:space="preserve"> PAGEREF _25b2l0r \h </w:instrText>
          </w:r>
          <w:r>
            <w:fldChar w:fldCharType="separate"/>
          </w:r>
          <w:r>
            <w:rPr>
              <w:b/>
              <w:sz w:val="22"/>
              <w:szCs w:val="22"/>
            </w:rPr>
            <w:t>Software Packages :</w:t>
          </w:r>
          <w:r>
            <w:rPr>
              <w:b/>
              <w:sz w:val="22"/>
              <w:szCs w:val="22"/>
            </w:rPr>
            <w:tab/>
            <w:t>21</w:t>
          </w:r>
          <w:r>
            <w:fldChar w:fldCharType="end"/>
          </w:r>
        </w:p>
        <w:p w14:paraId="30B5269F" w14:textId="77777777" w:rsidR="00F206DC" w:rsidRDefault="009D2490">
          <w:pPr>
            <w:tabs>
              <w:tab w:val="left" w:pos="600"/>
              <w:tab w:val="right" w:pos="9350"/>
            </w:tabs>
            <w:spacing w:before="120"/>
            <w:rPr>
              <w:rFonts w:ascii="Calibri" w:eastAsia="Calibri" w:hAnsi="Calibri" w:cs="Calibri"/>
            </w:rPr>
          </w:pPr>
          <w:hyperlink w:anchor="_kgcv8k">
            <w:r>
              <w:rPr>
                <w:b/>
              </w:rPr>
              <w:t>11.</w:t>
            </w:r>
          </w:hyperlink>
          <w:hyperlink w:anchor="_kgcv8k">
            <w:r>
              <w:rPr>
                <w:rFonts w:ascii="Calibri" w:eastAsia="Calibri" w:hAnsi="Calibri" w:cs="Calibri"/>
              </w:rPr>
              <w:tab/>
            </w:r>
          </w:hyperlink>
          <w:r>
            <w:fldChar w:fldCharType="begin"/>
          </w:r>
          <w:r>
            <w:instrText xml:space="preserve"> PAGEREF _kgcv8k \h </w:instrText>
          </w:r>
          <w:r>
            <w:fldChar w:fldCharType="separate"/>
          </w:r>
          <w:r>
            <w:rPr>
              <w:b/>
            </w:rPr>
            <w:t>Checklist</w:t>
          </w:r>
          <w:r>
            <w:rPr>
              <w:b/>
            </w:rPr>
            <w:tab/>
            <w:t>22</w:t>
          </w:r>
          <w:r>
            <w:fldChar w:fldCharType="end"/>
          </w:r>
        </w:p>
        <w:p w14:paraId="309769C5" w14:textId="77777777" w:rsidR="00F206DC" w:rsidRDefault="009D2490">
          <w:pPr>
            <w:tabs>
              <w:tab w:val="left" w:pos="600"/>
              <w:tab w:val="right" w:pos="9350"/>
            </w:tabs>
            <w:spacing w:before="120"/>
            <w:rPr>
              <w:rFonts w:ascii="Calibri" w:eastAsia="Calibri" w:hAnsi="Calibri" w:cs="Calibri"/>
            </w:rPr>
          </w:pPr>
          <w:hyperlink w:anchor="_34g0dwd">
            <w:r>
              <w:rPr>
                <w:b/>
              </w:rPr>
              <w:t>12.</w:t>
            </w:r>
          </w:hyperlink>
          <w:hyperlink w:anchor="_34g0dwd">
            <w:r>
              <w:rPr>
                <w:rFonts w:ascii="Calibri" w:eastAsia="Calibri" w:hAnsi="Calibri" w:cs="Calibri"/>
              </w:rPr>
              <w:tab/>
            </w:r>
          </w:hyperlink>
          <w:r>
            <w:fldChar w:fldCharType="begin"/>
          </w:r>
          <w:r>
            <w:instrText xml:space="preserve"> PAGEREF _34g0dwd \h </w:instrText>
          </w:r>
          <w:r>
            <w:fldChar w:fldCharType="separate"/>
          </w:r>
          <w:r>
            <w:rPr>
              <w:b/>
            </w:rPr>
            <w:t>WEB INTERFACES ON HADOOP ENVIRONMENT:</w:t>
          </w:r>
          <w:r>
            <w:rPr>
              <w:b/>
            </w:rPr>
            <w:tab/>
            <w:t>23</w:t>
          </w:r>
          <w:r>
            <w:fldChar w:fldCharType="end"/>
          </w:r>
        </w:p>
        <w:p w14:paraId="3BC17366" w14:textId="77777777" w:rsidR="00F206DC" w:rsidRDefault="009D2490">
          <w:pPr>
            <w:tabs>
              <w:tab w:val="left" w:pos="800"/>
              <w:tab w:val="right" w:pos="9350"/>
            </w:tabs>
            <w:ind w:left="200"/>
            <w:rPr>
              <w:rFonts w:ascii="Calibri" w:eastAsia="Calibri" w:hAnsi="Calibri" w:cs="Calibri"/>
            </w:rPr>
          </w:pPr>
          <w:hyperlink w:anchor="_1jlao46">
            <w:r>
              <w:rPr>
                <w:b/>
                <w:sz w:val="22"/>
                <w:szCs w:val="22"/>
              </w:rPr>
              <w:t>a.</w:t>
            </w:r>
          </w:hyperlink>
          <w:hyperlink w:anchor="_1jlao46">
            <w:r>
              <w:rPr>
                <w:rFonts w:ascii="Calibri" w:eastAsia="Calibri" w:hAnsi="Calibri" w:cs="Calibri"/>
              </w:rPr>
              <w:tab/>
            </w:r>
          </w:hyperlink>
          <w:r>
            <w:fldChar w:fldCharType="begin"/>
          </w:r>
          <w:r>
            <w:instrText xml:space="preserve"> PAGEREF _1jlao46 \h </w:instrText>
          </w:r>
          <w:r>
            <w:fldChar w:fldCharType="separate"/>
          </w:r>
          <w:r>
            <w:rPr>
              <w:b/>
              <w:sz w:val="22"/>
              <w:szCs w:val="22"/>
            </w:rPr>
            <w:t>Cloudera Manager</w:t>
          </w:r>
          <w:r>
            <w:rPr>
              <w:b/>
              <w:sz w:val="22"/>
              <w:szCs w:val="22"/>
            </w:rPr>
            <w:t>:</w:t>
          </w:r>
          <w:r>
            <w:rPr>
              <w:b/>
              <w:sz w:val="22"/>
              <w:szCs w:val="22"/>
            </w:rPr>
            <w:tab/>
            <w:t>23</w:t>
          </w:r>
          <w:r>
            <w:fldChar w:fldCharType="end"/>
          </w:r>
        </w:p>
        <w:p w14:paraId="0774D8D0" w14:textId="77777777" w:rsidR="00F206DC" w:rsidRDefault="009D2490">
          <w:pPr>
            <w:tabs>
              <w:tab w:val="left" w:pos="800"/>
              <w:tab w:val="right" w:pos="9350"/>
            </w:tabs>
            <w:ind w:left="200"/>
            <w:rPr>
              <w:rFonts w:ascii="Calibri" w:eastAsia="Calibri" w:hAnsi="Calibri" w:cs="Calibri"/>
            </w:rPr>
          </w:pPr>
          <w:hyperlink w:anchor="_43ky6rz">
            <w:r>
              <w:rPr>
                <w:b/>
                <w:sz w:val="22"/>
                <w:szCs w:val="22"/>
              </w:rPr>
              <w:t>b.</w:t>
            </w:r>
          </w:hyperlink>
          <w:hyperlink w:anchor="_43ky6rz">
            <w:r>
              <w:rPr>
                <w:rFonts w:ascii="Calibri" w:eastAsia="Calibri" w:hAnsi="Calibri" w:cs="Calibri"/>
              </w:rPr>
              <w:tab/>
            </w:r>
          </w:hyperlink>
          <w:r>
            <w:fldChar w:fldCharType="begin"/>
          </w:r>
          <w:r>
            <w:instrText xml:space="preserve"> PAGEREF _43ky6rz \h </w:instrText>
          </w:r>
          <w:r>
            <w:fldChar w:fldCharType="separate"/>
          </w:r>
          <w:r>
            <w:rPr>
              <w:b/>
              <w:sz w:val="22"/>
              <w:szCs w:val="22"/>
            </w:rPr>
            <w:t>Resource Manager:</w:t>
          </w:r>
          <w:r>
            <w:rPr>
              <w:b/>
              <w:sz w:val="22"/>
              <w:szCs w:val="22"/>
            </w:rPr>
            <w:tab/>
            <w:t>23</w:t>
          </w:r>
          <w:r>
            <w:fldChar w:fldCharType="end"/>
          </w:r>
        </w:p>
        <w:p w14:paraId="28AE655A" w14:textId="77777777" w:rsidR="00F206DC" w:rsidRDefault="009D2490">
          <w:pPr>
            <w:tabs>
              <w:tab w:val="left" w:pos="600"/>
              <w:tab w:val="right" w:pos="9350"/>
            </w:tabs>
            <w:ind w:left="200"/>
            <w:rPr>
              <w:rFonts w:ascii="Calibri" w:eastAsia="Calibri" w:hAnsi="Calibri" w:cs="Calibri"/>
            </w:rPr>
          </w:pPr>
          <w:hyperlink w:anchor="_2iq8gzs">
            <w:r>
              <w:rPr>
                <w:b/>
                <w:sz w:val="22"/>
                <w:szCs w:val="22"/>
              </w:rPr>
              <w:t>c.</w:t>
            </w:r>
          </w:hyperlink>
          <w:hyperlink w:anchor="_2iq8gzs">
            <w:r>
              <w:rPr>
                <w:rFonts w:ascii="Calibri" w:eastAsia="Calibri" w:hAnsi="Calibri" w:cs="Calibri"/>
              </w:rPr>
              <w:tab/>
            </w:r>
          </w:hyperlink>
          <w:r>
            <w:fldChar w:fldCharType="begin"/>
          </w:r>
          <w:r>
            <w:instrText xml:space="preserve"> PAGEREF _2iq8gzs \h </w:instrText>
          </w:r>
          <w:r>
            <w:fldChar w:fldCharType="separate"/>
          </w:r>
          <w:r>
            <w:rPr>
              <w:b/>
              <w:sz w:val="22"/>
              <w:szCs w:val="22"/>
            </w:rPr>
            <w:t>HUE:</w:t>
          </w:r>
          <w:r>
            <w:rPr>
              <w:b/>
              <w:sz w:val="22"/>
              <w:szCs w:val="22"/>
            </w:rPr>
            <w:tab/>
            <w:t>23</w:t>
          </w:r>
          <w:r>
            <w:fldChar w:fldCharType="end"/>
          </w:r>
        </w:p>
        <w:p w14:paraId="4572F39A" w14:textId="77777777" w:rsidR="00F206DC" w:rsidRDefault="009D2490">
          <w:pPr>
            <w:tabs>
              <w:tab w:val="left" w:pos="600"/>
              <w:tab w:val="right" w:pos="9350"/>
            </w:tabs>
            <w:spacing w:before="120"/>
            <w:rPr>
              <w:rFonts w:ascii="Calibri" w:eastAsia="Calibri" w:hAnsi="Calibri" w:cs="Calibri"/>
            </w:rPr>
          </w:pPr>
          <w:hyperlink w:anchor="_xvir7l">
            <w:r>
              <w:rPr>
                <w:b/>
              </w:rPr>
              <w:t>13.</w:t>
            </w:r>
          </w:hyperlink>
          <w:hyperlink w:anchor="_xvir7l">
            <w:r>
              <w:rPr>
                <w:rFonts w:ascii="Calibri" w:eastAsia="Calibri" w:hAnsi="Calibri" w:cs="Calibri"/>
              </w:rPr>
              <w:tab/>
            </w:r>
          </w:hyperlink>
          <w:r>
            <w:fldChar w:fldCharType="begin"/>
          </w:r>
          <w:r>
            <w:instrText xml:space="preserve"> PAGEREF _xvir7l \h </w:instrText>
          </w:r>
          <w:r>
            <w:fldChar w:fldCharType="separate"/>
          </w:r>
          <w:r>
            <w:rPr>
              <w:b/>
            </w:rPr>
            <w:t>CLOUDERA MANAGER:</w:t>
          </w:r>
          <w:r>
            <w:rPr>
              <w:b/>
            </w:rPr>
            <w:tab/>
            <w:t>24</w:t>
          </w:r>
          <w:r>
            <w:fldChar w:fldCharType="end"/>
          </w:r>
        </w:p>
        <w:p w14:paraId="65F846D7" w14:textId="77777777" w:rsidR="00F206DC" w:rsidRDefault="009D2490">
          <w:pPr>
            <w:tabs>
              <w:tab w:val="right" w:pos="9350"/>
            </w:tabs>
            <w:ind w:left="200"/>
            <w:rPr>
              <w:rFonts w:ascii="Calibri" w:eastAsia="Calibri" w:hAnsi="Calibri" w:cs="Calibri"/>
            </w:rPr>
          </w:pPr>
          <w:hyperlink w:anchor="_3hv69ve">
            <w:r>
              <w:rPr>
                <w:b/>
                <w:sz w:val="22"/>
                <w:szCs w:val="22"/>
              </w:rPr>
              <w:t>Architecture</w:t>
            </w:r>
            <w:r>
              <w:rPr>
                <w:b/>
                <w:sz w:val="22"/>
                <w:szCs w:val="22"/>
              </w:rPr>
              <w:tab/>
              <w:t>24</w:t>
            </w:r>
          </w:hyperlink>
        </w:p>
        <w:p w14:paraId="00C29587" w14:textId="77777777" w:rsidR="00F206DC" w:rsidRDefault="009D2490">
          <w:pPr>
            <w:tabs>
              <w:tab w:val="right" w:pos="9350"/>
            </w:tabs>
            <w:ind w:left="200"/>
            <w:rPr>
              <w:rFonts w:ascii="Calibri" w:eastAsia="Calibri" w:hAnsi="Calibri" w:cs="Calibri"/>
            </w:rPr>
          </w:pPr>
          <w:hyperlink w:anchor="_1x0gk37">
            <w:r>
              <w:rPr>
                <w:b/>
                <w:sz w:val="22"/>
                <w:szCs w:val="22"/>
              </w:rPr>
              <w:t>Cloudera manger URL :</w:t>
            </w:r>
            <w:r>
              <w:rPr>
                <w:b/>
                <w:sz w:val="22"/>
                <w:szCs w:val="22"/>
              </w:rPr>
              <w:tab/>
              <w:t>26</w:t>
            </w:r>
          </w:hyperlink>
        </w:p>
        <w:p w14:paraId="43EF1357" w14:textId="77777777" w:rsidR="00F206DC" w:rsidRDefault="009D2490">
          <w:pPr>
            <w:tabs>
              <w:tab w:val="right" w:pos="9350"/>
            </w:tabs>
            <w:ind w:left="200"/>
            <w:rPr>
              <w:rFonts w:ascii="Calibri" w:eastAsia="Calibri" w:hAnsi="Calibri" w:cs="Calibri"/>
            </w:rPr>
          </w:pPr>
          <w:hyperlink w:anchor="_4h042r0">
            <w:r>
              <w:rPr>
                <w:b/>
                <w:sz w:val="22"/>
                <w:szCs w:val="22"/>
              </w:rPr>
              <w:t>Start/Stop, check status of cloudera manager server/agents:</w:t>
            </w:r>
            <w:r>
              <w:rPr>
                <w:b/>
                <w:sz w:val="22"/>
                <w:szCs w:val="22"/>
              </w:rPr>
              <w:tab/>
              <w:t>26</w:t>
            </w:r>
          </w:hyperlink>
        </w:p>
        <w:p w14:paraId="45C5CC65" w14:textId="77777777" w:rsidR="00F206DC" w:rsidRDefault="009D2490">
          <w:pPr>
            <w:tabs>
              <w:tab w:val="right" w:pos="9350"/>
            </w:tabs>
            <w:ind w:left="400"/>
            <w:rPr>
              <w:rFonts w:ascii="Calibri" w:eastAsia="Calibri" w:hAnsi="Calibri" w:cs="Calibri"/>
            </w:rPr>
          </w:pPr>
          <w:hyperlink w:anchor="_2w5ecyt">
            <w:r>
              <w:rPr>
                <w:sz w:val="22"/>
                <w:szCs w:val="22"/>
              </w:rPr>
              <w:t>Cloudera-Manager-Server</w:t>
            </w:r>
            <w:r>
              <w:rPr>
                <w:sz w:val="22"/>
                <w:szCs w:val="22"/>
              </w:rPr>
              <w:tab/>
              <w:t>26</w:t>
            </w:r>
          </w:hyperlink>
        </w:p>
        <w:p w14:paraId="503F1130" w14:textId="77777777" w:rsidR="00F206DC" w:rsidRDefault="009D2490">
          <w:pPr>
            <w:tabs>
              <w:tab w:val="right" w:pos="9350"/>
            </w:tabs>
            <w:ind w:left="400"/>
            <w:rPr>
              <w:rFonts w:ascii="Calibri" w:eastAsia="Calibri" w:hAnsi="Calibri" w:cs="Calibri"/>
            </w:rPr>
          </w:pPr>
          <w:hyperlink w:anchor="_1baon6m">
            <w:r>
              <w:rPr>
                <w:sz w:val="22"/>
                <w:szCs w:val="22"/>
              </w:rPr>
              <w:t>Cloudera-Agent</w:t>
            </w:r>
            <w:r>
              <w:rPr>
                <w:sz w:val="22"/>
                <w:szCs w:val="22"/>
              </w:rPr>
              <w:tab/>
              <w:t>26</w:t>
            </w:r>
          </w:hyperlink>
        </w:p>
        <w:p w14:paraId="1E8337C1" w14:textId="77777777" w:rsidR="00F206DC" w:rsidRDefault="009D2490">
          <w:pPr>
            <w:tabs>
              <w:tab w:val="right" w:pos="9350"/>
            </w:tabs>
            <w:ind w:left="200"/>
            <w:rPr>
              <w:rFonts w:ascii="Calibri" w:eastAsia="Calibri" w:hAnsi="Calibri" w:cs="Calibri"/>
            </w:rPr>
          </w:pPr>
          <w:hyperlink w:anchor="_3vac5uf">
            <w:r>
              <w:rPr>
                <w:b/>
                <w:sz w:val="22"/>
                <w:szCs w:val="22"/>
              </w:rPr>
              <w:t>Logs for Cloudera manager server/agents:</w:t>
            </w:r>
            <w:r>
              <w:rPr>
                <w:b/>
                <w:sz w:val="22"/>
                <w:szCs w:val="22"/>
              </w:rPr>
              <w:tab/>
              <w:t>27</w:t>
            </w:r>
          </w:hyperlink>
        </w:p>
        <w:p w14:paraId="2AFEAE5F" w14:textId="77777777" w:rsidR="00F206DC" w:rsidRDefault="009D2490">
          <w:pPr>
            <w:tabs>
              <w:tab w:val="right" w:pos="9350"/>
            </w:tabs>
            <w:ind w:left="400"/>
            <w:rPr>
              <w:rFonts w:ascii="Calibri" w:eastAsia="Calibri" w:hAnsi="Calibri" w:cs="Calibri"/>
            </w:rPr>
          </w:pPr>
          <w:hyperlink w:anchor="_2afmg28">
            <w:r>
              <w:rPr>
                <w:sz w:val="22"/>
                <w:szCs w:val="22"/>
              </w:rPr>
              <w:t>Cloudera-Manager-Server</w:t>
            </w:r>
            <w:r>
              <w:rPr>
                <w:sz w:val="22"/>
                <w:szCs w:val="22"/>
              </w:rPr>
              <w:tab/>
              <w:t>27</w:t>
            </w:r>
          </w:hyperlink>
        </w:p>
        <w:p w14:paraId="07744264" w14:textId="77777777" w:rsidR="00F206DC" w:rsidRDefault="009D2490">
          <w:pPr>
            <w:tabs>
              <w:tab w:val="right" w:pos="9350"/>
            </w:tabs>
            <w:ind w:left="400"/>
            <w:rPr>
              <w:rFonts w:ascii="Calibri" w:eastAsia="Calibri" w:hAnsi="Calibri" w:cs="Calibri"/>
            </w:rPr>
          </w:pPr>
          <w:hyperlink w:anchor="_pkwqa1">
            <w:r>
              <w:rPr>
                <w:sz w:val="22"/>
                <w:szCs w:val="22"/>
              </w:rPr>
              <w:t>Cloudera-Agent Logs</w:t>
            </w:r>
            <w:r>
              <w:rPr>
                <w:sz w:val="22"/>
                <w:szCs w:val="22"/>
              </w:rPr>
              <w:tab/>
              <w:t>27</w:t>
            </w:r>
          </w:hyperlink>
        </w:p>
        <w:p w14:paraId="12239B92" w14:textId="77777777" w:rsidR="00F206DC" w:rsidRDefault="009D2490">
          <w:pPr>
            <w:tabs>
              <w:tab w:val="right" w:pos="9350"/>
            </w:tabs>
            <w:ind w:left="200"/>
            <w:rPr>
              <w:rFonts w:ascii="Calibri" w:eastAsia="Calibri" w:hAnsi="Calibri" w:cs="Calibri"/>
            </w:rPr>
          </w:pPr>
          <w:hyperlink w:anchor="_39kk8xu">
            <w:r>
              <w:rPr>
                <w:b/>
                <w:sz w:val="22"/>
                <w:szCs w:val="22"/>
              </w:rPr>
              <w:t>Integrating Cloudera Manager with Active Directory</w:t>
            </w:r>
            <w:r>
              <w:rPr>
                <w:b/>
                <w:sz w:val="22"/>
                <w:szCs w:val="22"/>
              </w:rPr>
              <w:tab/>
              <w:t>27</w:t>
            </w:r>
          </w:hyperlink>
        </w:p>
        <w:p w14:paraId="7B13EE14" w14:textId="77777777" w:rsidR="00F206DC" w:rsidRDefault="009D2490">
          <w:pPr>
            <w:tabs>
              <w:tab w:val="left" w:pos="600"/>
              <w:tab w:val="right" w:pos="9350"/>
            </w:tabs>
            <w:spacing w:before="120"/>
            <w:rPr>
              <w:rFonts w:ascii="Calibri" w:eastAsia="Calibri" w:hAnsi="Calibri" w:cs="Calibri"/>
            </w:rPr>
          </w:pPr>
          <w:hyperlink w:anchor="_1opuj5n">
            <w:r>
              <w:rPr>
                <w:b/>
              </w:rPr>
              <w:t>14.</w:t>
            </w:r>
          </w:hyperlink>
          <w:hyperlink w:anchor="_1opuj5n">
            <w:r>
              <w:rPr>
                <w:rFonts w:ascii="Calibri" w:eastAsia="Calibri" w:hAnsi="Calibri" w:cs="Calibri"/>
              </w:rPr>
              <w:tab/>
            </w:r>
          </w:hyperlink>
          <w:r>
            <w:fldChar w:fldCharType="begin"/>
          </w:r>
          <w:r>
            <w:instrText xml:space="preserve"> PAGEREF _1opuj5n \h </w:instrText>
          </w:r>
          <w:r>
            <w:fldChar w:fldCharType="separate"/>
          </w:r>
          <w:r>
            <w:rPr>
              <w:b/>
            </w:rPr>
            <w:t>Server Hostname:</w:t>
          </w:r>
          <w:r>
            <w:rPr>
              <w:b/>
            </w:rPr>
            <w:tab/>
            <w:t>27</w:t>
          </w:r>
          <w:r>
            <w:fldChar w:fldCharType="end"/>
          </w:r>
        </w:p>
        <w:p w14:paraId="46A15E64" w14:textId="77777777" w:rsidR="00F206DC" w:rsidRDefault="009D2490">
          <w:pPr>
            <w:tabs>
              <w:tab w:val="left" w:pos="600"/>
              <w:tab w:val="right" w:pos="9350"/>
            </w:tabs>
            <w:spacing w:before="120"/>
            <w:rPr>
              <w:rFonts w:ascii="Calibri" w:eastAsia="Calibri" w:hAnsi="Calibri" w:cs="Calibri"/>
            </w:rPr>
          </w:pPr>
          <w:hyperlink w:anchor="_48pi1tg">
            <w:r>
              <w:rPr>
                <w:b/>
              </w:rPr>
              <w:t>15.</w:t>
            </w:r>
          </w:hyperlink>
          <w:hyperlink w:anchor="_48pi1tg">
            <w:r>
              <w:rPr>
                <w:rFonts w:ascii="Calibri" w:eastAsia="Calibri" w:hAnsi="Calibri" w:cs="Calibri"/>
              </w:rPr>
              <w:tab/>
            </w:r>
          </w:hyperlink>
          <w:r>
            <w:fldChar w:fldCharType="begin"/>
          </w:r>
          <w:r>
            <w:instrText xml:space="preserve"> PAGEREF _48pi1tg \h </w:instrText>
          </w:r>
          <w:r>
            <w:fldChar w:fldCharType="separate"/>
          </w:r>
          <w:r>
            <w:rPr>
              <w:b/>
            </w:rPr>
            <w:t>Integrating servers to active directory</w:t>
          </w:r>
          <w:r>
            <w:rPr>
              <w:b/>
            </w:rPr>
            <w:tab/>
            <w:t>28</w:t>
          </w:r>
          <w:r>
            <w:fldChar w:fldCharType="end"/>
          </w:r>
        </w:p>
        <w:p w14:paraId="37AEF62C" w14:textId="77777777" w:rsidR="00F206DC" w:rsidRDefault="009D2490">
          <w:pPr>
            <w:tabs>
              <w:tab w:val="left" w:pos="800"/>
              <w:tab w:val="right" w:pos="9350"/>
            </w:tabs>
            <w:ind w:left="200"/>
            <w:rPr>
              <w:rFonts w:ascii="Calibri" w:eastAsia="Calibri" w:hAnsi="Calibri" w:cs="Calibri"/>
            </w:rPr>
          </w:pPr>
          <w:hyperlink w:anchor="_2nusc19">
            <w:r>
              <w:rPr>
                <w:rFonts w:ascii="Bookman Old Style" w:eastAsia="Bookman Old Style" w:hAnsi="Bookman Old Style" w:cs="Bookman Old Style"/>
                <w:b/>
                <w:sz w:val="22"/>
                <w:szCs w:val="22"/>
              </w:rPr>
              <w:t>a.</w:t>
            </w:r>
          </w:hyperlink>
          <w:hyperlink w:anchor="_2nusc19">
            <w:r>
              <w:rPr>
                <w:rFonts w:ascii="Calibri" w:eastAsia="Calibri" w:hAnsi="Calibri" w:cs="Calibri"/>
              </w:rPr>
              <w:tab/>
            </w:r>
          </w:hyperlink>
          <w:r>
            <w:fldChar w:fldCharType="begin"/>
          </w:r>
          <w:r>
            <w:instrText xml:space="preserve"> PAGEREF _2nusc19 \h </w:instrText>
          </w:r>
          <w:r>
            <w:fldChar w:fldCharType="separate"/>
          </w:r>
          <w:r>
            <w:rPr>
              <w:rFonts w:ascii="Bookman Old Style" w:eastAsia="Bookman Old Style" w:hAnsi="Bookman Old Style" w:cs="Bookman Old Style"/>
              <w:b/>
              <w:sz w:val="22"/>
              <w:szCs w:val="22"/>
            </w:rPr>
            <w:t>Creating a DNS entry</w:t>
          </w:r>
          <w:r>
            <w:rPr>
              <w:b/>
              <w:sz w:val="22"/>
              <w:szCs w:val="22"/>
            </w:rPr>
            <w:tab/>
            <w:t>28</w:t>
          </w:r>
          <w:r>
            <w:fldChar w:fldCharType="end"/>
          </w:r>
        </w:p>
        <w:p w14:paraId="4E26D9A3" w14:textId="77777777" w:rsidR="00F206DC" w:rsidRDefault="009D2490">
          <w:pPr>
            <w:tabs>
              <w:tab w:val="left" w:pos="800"/>
              <w:tab w:val="right" w:pos="9350"/>
            </w:tabs>
            <w:ind w:left="200"/>
            <w:rPr>
              <w:rFonts w:ascii="Calibri" w:eastAsia="Calibri" w:hAnsi="Calibri" w:cs="Calibri"/>
            </w:rPr>
          </w:pPr>
          <w:hyperlink w:anchor="_1302m92">
            <w:r>
              <w:rPr>
                <w:rFonts w:ascii="Bookman Old Style" w:eastAsia="Bookman Old Style" w:hAnsi="Bookman Old Style" w:cs="Bookman Old Style"/>
                <w:b/>
                <w:sz w:val="22"/>
                <w:szCs w:val="22"/>
              </w:rPr>
              <w:t>b.</w:t>
            </w:r>
          </w:hyperlink>
          <w:hyperlink w:anchor="_1302m92">
            <w:r>
              <w:rPr>
                <w:rFonts w:ascii="Calibri" w:eastAsia="Calibri" w:hAnsi="Calibri" w:cs="Calibri"/>
              </w:rPr>
              <w:tab/>
            </w:r>
          </w:hyperlink>
          <w:r>
            <w:fldChar w:fldCharType="begin"/>
          </w:r>
          <w:r>
            <w:instrText xml:space="preserve"> PAGEREF _1302m92 \h </w:instrText>
          </w:r>
          <w:r>
            <w:fldChar w:fldCharType="separate"/>
          </w:r>
          <w:r>
            <w:rPr>
              <w:rFonts w:ascii="Bookman Old Style" w:eastAsia="Bookman Old Style" w:hAnsi="Bookman Old Style" w:cs="Bookman Old Style"/>
              <w:b/>
              <w:sz w:val="22"/>
              <w:szCs w:val="22"/>
            </w:rPr>
            <w:t>Joining Linux servers to AD</w:t>
          </w:r>
          <w:r>
            <w:rPr>
              <w:b/>
              <w:sz w:val="22"/>
              <w:szCs w:val="22"/>
            </w:rPr>
            <w:tab/>
            <w:t>32</w:t>
          </w:r>
          <w:r>
            <w:fldChar w:fldCharType="end"/>
          </w:r>
        </w:p>
        <w:p w14:paraId="43783262" w14:textId="77777777" w:rsidR="00F206DC" w:rsidRDefault="009D2490">
          <w:pPr>
            <w:tabs>
              <w:tab w:val="left" w:pos="600"/>
              <w:tab w:val="right" w:pos="9350"/>
            </w:tabs>
            <w:spacing w:before="120"/>
            <w:rPr>
              <w:rFonts w:ascii="Calibri" w:eastAsia="Calibri" w:hAnsi="Calibri" w:cs="Calibri"/>
            </w:rPr>
          </w:pPr>
          <w:hyperlink w:anchor="_3mzq4wv">
            <w:r>
              <w:rPr>
                <w:b/>
              </w:rPr>
              <w:t>16.</w:t>
            </w:r>
          </w:hyperlink>
          <w:hyperlink w:anchor="_3mzq4wv">
            <w:r>
              <w:rPr>
                <w:rFonts w:ascii="Calibri" w:eastAsia="Calibri" w:hAnsi="Calibri" w:cs="Calibri"/>
              </w:rPr>
              <w:tab/>
            </w:r>
          </w:hyperlink>
          <w:r>
            <w:fldChar w:fldCharType="begin"/>
          </w:r>
          <w:r>
            <w:instrText xml:space="preserve"> PAGEREF _3mzq4wv \h </w:instrText>
          </w:r>
          <w:r>
            <w:fldChar w:fldCharType="separate"/>
          </w:r>
          <w:r>
            <w:rPr>
              <w:b/>
            </w:rPr>
            <w:t>Active Directory structure for Big data OU</w:t>
          </w:r>
          <w:r>
            <w:rPr>
              <w:b/>
            </w:rPr>
            <w:tab/>
            <w:t>35</w:t>
          </w:r>
          <w:r>
            <w:fldChar w:fldCharType="end"/>
          </w:r>
        </w:p>
        <w:p w14:paraId="7531B037" w14:textId="77777777" w:rsidR="00F206DC" w:rsidRDefault="009D2490">
          <w:pPr>
            <w:tabs>
              <w:tab w:val="right" w:pos="9350"/>
            </w:tabs>
            <w:ind w:left="200"/>
            <w:rPr>
              <w:rFonts w:ascii="Calibri" w:eastAsia="Calibri" w:hAnsi="Calibri" w:cs="Calibri"/>
            </w:rPr>
          </w:pPr>
          <w:hyperlink w:anchor="_2250f4o">
            <w:r>
              <w:rPr>
                <w:rFonts w:ascii="Bookman Old Style" w:eastAsia="Bookman Old Style" w:hAnsi="Bookman Old Style" w:cs="Bookman Old Style"/>
                <w:b/>
                <w:sz w:val="22"/>
                <w:szCs w:val="22"/>
              </w:rPr>
              <w:t>Service Account for Kerberos Integration to Active Directory</w:t>
            </w:r>
          </w:hyperlink>
          <w:hyperlink w:anchor="_2250f4o">
            <w:r>
              <w:rPr>
                <w:b/>
                <w:sz w:val="22"/>
                <w:szCs w:val="22"/>
              </w:rPr>
              <w:tab/>
              <w:t>36</w:t>
            </w:r>
          </w:hyperlink>
        </w:p>
        <w:p w14:paraId="0E422D49" w14:textId="77777777" w:rsidR="00F206DC" w:rsidRDefault="009D2490">
          <w:pPr>
            <w:tabs>
              <w:tab w:val="left" w:pos="600"/>
              <w:tab w:val="right" w:pos="9350"/>
            </w:tabs>
            <w:spacing w:before="120"/>
            <w:rPr>
              <w:rFonts w:ascii="Calibri" w:eastAsia="Calibri" w:hAnsi="Calibri" w:cs="Calibri"/>
            </w:rPr>
          </w:pPr>
          <w:hyperlink w:anchor="_haapch">
            <w:r>
              <w:rPr>
                <w:b/>
              </w:rPr>
              <w:t>17.</w:t>
            </w:r>
          </w:hyperlink>
          <w:hyperlink w:anchor="_haapch">
            <w:r>
              <w:rPr>
                <w:rFonts w:ascii="Calibri" w:eastAsia="Calibri" w:hAnsi="Calibri" w:cs="Calibri"/>
              </w:rPr>
              <w:tab/>
            </w:r>
          </w:hyperlink>
          <w:r>
            <w:fldChar w:fldCharType="begin"/>
          </w:r>
          <w:r>
            <w:instrText xml:space="preserve"> PAGEREF _haapch \h </w:instrText>
          </w:r>
          <w:r>
            <w:fldChar w:fldCharType="separate"/>
          </w:r>
          <w:r>
            <w:rPr>
              <w:b/>
            </w:rPr>
            <w:t>Web Addresess from where Packages Needs to be Downloaded</w:t>
          </w:r>
          <w:r>
            <w:rPr>
              <w:b/>
            </w:rPr>
            <w:tab/>
            <w:t>40</w:t>
          </w:r>
          <w:r>
            <w:fldChar w:fldCharType="end"/>
          </w:r>
        </w:p>
        <w:p w14:paraId="1BD01460" w14:textId="77777777" w:rsidR="00F206DC" w:rsidRDefault="009D2490">
          <w:pPr>
            <w:tabs>
              <w:tab w:val="left" w:pos="600"/>
              <w:tab w:val="right" w:pos="9350"/>
            </w:tabs>
            <w:spacing w:before="120"/>
            <w:rPr>
              <w:rFonts w:ascii="Calibri" w:eastAsia="Calibri" w:hAnsi="Calibri" w:cs="Calibri"/>
            </w:rPr>
          </w:pPr>
          <w:hyperlink w:anchor="_319y80a">
            <w:r>
              <w:rPr>
                <w:b/>
              </w:rPr>
              <w:t>18.</w:t>
            </w:r>
          </w:hyperlink>
          <w:hyperlink w:anchor="_319y80a">
            <w:r>
              <w:rPr>
                <w:rFonts w:ascii="Calibri" w:eastAsia="Calibri" w:hAnsi="Calibri" w:cs="Calibri"/>
              </w:rPr>
              <w:tab/>
            </w:r>
          </w:hyperlink>
          <w:r>
            <w:fldChar w:fldCharType="begin"/>
          </w:r>
          <w:r>
            <w:instrText xml:space="preserve"> PAGEREF _319y80a \h </w:instrText>
          </w:r>
          <w:r>
            <w:fldChar w:fldCharType="separate"/>
          </w:r>
          <w:r>
            <w:rPr>
              <w:b/>
            </w:rPr>
            <w:t>Hosting an Internal Repo using Apache Web Server</w:t>
          </w:r>
          <w:r>
            <w:rPr>
              <w:b/>
            </w:rPr>
            <w:tab/>
            <w:t>41</w:t>
          </w:r>
          <w:r>
            <w:fldChar w:fldCharType="end"/>
          </w:r>
        </w:p>
        <w:p w14:paraId="18AA6BF6" w14:textId="77777777" w:rsidR="00F206DC" w:rsidRDefault="009D2490">
          <w:pPr>
            <w:tabs>
              <w:tab w:val="right" w:pos="9350"/>
            </w:tabs>
            <w:ind w:left="200"/>
            <w:rPr>
              <w:rFonts w:ascii="Calibri" w:eastAsia="Calibri" w:hAnsi="Calibri" w:cs="Calibri"/>
            </w:rPr>
          </w:pPr>
          <w:hyperlink w:anchor="_1gf8i83">
            <w:r>
              <w:rPr>
                <w:rFonts w:ascii="Bookman Old Style" w:eastAsia="Bookman Old Style" w:hAnsi="Bookman Old Style" w:cs="Bookman Old Style"/>
                <w:b/>
                <w:sz w:val="22"/>
                <w:szCs w:val="22"/>
              </w:rPr>
              <w:t>Starting a Apache http web-server:</w:t>
            </w:r>
          </w:hyperlink>
          <w:hyperlink w:anchor="_1gf8i83">
            <w:r>
              <w:rPr>
                <w:b/>
                <w:sz w:val="22"/>
                <w:szCs w:val="22"/>
              </w:rPr>
              <w:tab/>
              <w:t>42</w:t>
            </w:r>
          </w:hyperlink>
          <w:r>
            <w:fldChar w:fldCharType="end"/>
          </w:r>
        </w:p>
      </w:sdtContent>
    </w:sdt>
    <w:p w14:paraId="5CFC81F9" w14:textId="77777777" w:rsidR="00F206DC" w:rsidRDefault="00F206DC"/>
    <w:p w14:paraId="5E1323D8" w14:textId="77777777" w:rsidR="00F206DC" w:rsidRDefault="00F206DC">
      <w:pPr>
        <w:spacing w:after="200" w:line="276" w:lineRule="auto"/>
        <w:jc w:val="both"/>
        <w:rPr>
          <w:sz w:val="34"/>
          <w:szCs w:val="34"/>
        </w:rPr>
      </w:pPr>
      <w:bookmarkStart w:id="0" w:name="_gjdgxs" w:colFirst="0" w:colLast="0"/>
      <w:bookmarkEnd w:id="0"/>
    </w:p>
    <w:p w14:paraId="1F52EF03" w14:textId="77777777" w:rsidR="00F206DC" w:rsidRDefault="009D2490">
      <w:pPr>
        <w:spacing w:after="200" w:line="276" w:lineRule="auto"/>
        <w:jc w:val="both"/>
        <w:rPr>
          <w:smallCaps/>
          <w:sz w:val="32"/>
          <w:szCs w:val="32"/>
        </w:rPr>
      </w:pPr>
      <w:bookmarkStart w:id="1" w:name="_30j0zll" w:colFirst="0" w:colLast="0"/>
      <w:bookmarkEnd w:id="1"/>
      <w:r>
        <w:br w:type="page"/>
      </w:r>
    </w:p>
    <w:p w14:paraId="4BA7FBE3" w14:textId="77777777" w:rsidR="00F206DC" w:rsidRDefault="009D2490">
      <w:pPr>
        <w:pStyle w:val="Heading1"/>
      </w:pPr>
      <w:r>
        <w:lastRenderedPageBreak/>
        <w:t>Document Revision</w:t>
      </w:r>
    </w:p>
    <w:p w14:paraId="06771D58" w14:textId="77777777" w:rsidR="00F206DC" w:rsidRDefault="00F206DC"/>
    <w:tbl>
      <w:tblPr>
        <w:tblStyle w:val="a"/>
        <w:tblW w:w="10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405"/>
        <w:gridCol w:w="3405"/>
        <w:gridCol w:w="3405"/>
      </w:tblGrid>
      <w:tr w:rsidR="00F206DC" w14:paraId="7914967D" w14:textId="77777777">
        <w:trPr>
          <w:trHeight w:val="240"/>
        </w:trPr>
        <w:tc>
          <w:tcPr>
            <w:tcW w:w="3405" w:type="dxa"/>
          </w:tcPr>
          <w:p w14:paraId="22AD5F56" w14:textId="77777777" w:rsidR="00F206DC" w:rsidRDefault="009D2490">
            <w:r>
              <w:t>Date</w:t>
            </w:r>
          </w:p>
        </w:tc>
        <w:tc>
          <w:tcPr>
            <w:tcW w:w="3405" w:type="dxa"/>
          </w:tcPr>
          <w:p w14:paraId="702F19B7" w14:textId="77777777" w:rsidR="00F206DC" w:rsidRDefault="009D2490">
            <w:r>
              <w:t>Revision</w:t>
            </w:r>
          </w:p>
        </w:tc>
        <w:tc>
          <w:tcPr>
            <w:tcW w:w="3405" w:type="dxa"/>
          </w:tcPr>
          <w:p w14:paraId="59FA7984" w14:textId="77777777" w:rsidR="00F206DC" w:rsidRDefault="009D2490">
            <w:r>
              <w:t>Comment</w:t>
            </w:r>
          </w:p>
        </w:tc>
      </w:tr>
      <w:tr w:rsidR="00F206DC" w14:paraId="4BB88DBC" w14:textId="77777777">
        <w:trPr>
          <w:trHeight w:val="260"/>
        </w:trPr>
        <w:tc>
          <w:tcPr>
            <w:tcW w:w="3405" w:type="dxa"/>
          </w:tcPr>
          <w:p w14:paraId="25DE3BF0" w14:textId="77777777" w:rsidR="00F206DC" w:rsidRDefault="00F206DC"/>
        </w:tc>
        <w:tc>
          <w:tcPr>
            <w:tcW w:w="3405" w:type="dxa"/>
          </w:tcPr>
          <w:p w14:paraId="59AE29D9" w14:textId="77777777" w:rsidR="00F206DC" w:rsidRDefault="009D2490">
            <w:r>
              <w:t>V2.0</w:t>
            </w:r>
          </w:p>
        </w:tc>
        <w:tc>
          <w:tcPr>
            <w:tcW w:w="3405" w:type="dxa"/>
          </w:tcPr>
          <w:p w14:paraId="09884480" w14:textId="77777777" w:rsidR="00F206DC" w:rsidRDefault="009D2490">
            <w:r>
              <w:t>Initial Document</w:t>
            </w:r>
          </w:p>
        </w:tc>
      </w:tr>
      <w:tr w:rsidR="00F206DC" w14:paraId="56D2FDFC" w14:textId="77777777">
        <w:trPr>
          <w:trHeight w:val="2220"/>
        </w:trPr>
        <w:tc>
          <w:tcPr>
            <w:tcW w:w="3405" w:type="dxa"/>
          </w:tcPr>
          <w:p w14:paraId="022237B9" w14:textId="77777777" w:rsidR="00F206DC" w:rsidRDefault="009D2490">
            <w:r>
              <w:t>10-Nov-2017</w:t>
            </w:r>
          </w:p>
        </w:tc>
        <w:tc>
          <w:tcPr>
            <w:tcW w:w="3405" w:type="dxa"/>
          </w:tcPr>
          <w:p w14:paraId="75C06030" w14:textId="77777777" w:rsidR="00F206DC" w:rsidRDefault="009D2490">
            <w:r>
              <w:t>V2.1</w:t>
            </w:r>
          </w:p>
        </w:tc>
        <w:tc>
          <w:tcPr>
            <w:tcW w:w="3405" w:type="dxa"/>
          </w:tcPr>
          <w:p w14:paraId="7037032E" w14:textId="77777777" w:rsidR="00F206DC" w:rsidRDefault="009D2490">
            <w:pPr>
              <w:numPr>
                <w:ilvl w:val="0"/>
                <w:numId w:val="6"/>
              </w:numPr>
              <w:spacing w:line="276" w:lineRule="auto"/>
              <w:contextualSpacing/>
              <w:jc w:val="both"/>
            </w:pPr>
            <w:r>
              <w:rPr>
                <w:color w:val="000000"/>
              </w:rPr>
              <w:t xml:space="preserve">Modified document to add OS version &amp; CDH </w:t>
            </w:r>
            <w:proofErr w:type="gramStart"/>
            <w:r>
              <w:rPr>
                <w:color w:val="000000"/>
              </w:rPr>
              <w:t>version .</w:t>
            </w:r>
            <w:proofErr w:type="gramEnd"/>
          </w:p>
          <w:p w14:paraId="0981E24B" w14:textId="77777777" w:rsidR="00F206DC" w:rsidRDefault="009D2490">
            <w:pPr>
              <w:numPr>
                <w:ilvl w:val="0"/>
                <w:numId w:val="6"/>
              </w:numPr>
              <w:spacing w:after="200" w:line="276" w:lineRule="auto"/>
              <w:contextualSpacing/>
              <w:jc w:val="both"/>
            </w:pPr>
            <w:r>
              <w:rPr>
                <w:color w:val="000000"/>
              </w:rPr>
              <w:t xml:space="preserve">Removed #19 as the network diagram was for </w:t>
            </w:r>
            <w:proofErr w:type="spellStart"/>
            <w:r>
              <w:rPr>
                <w:color w:val="000000"/>
              </w:rPr>
              <w:t>Tigo</w:t>
            </w:r>
            <w:proofErr w:type="spellEnd"/>
            <w:r>
              <w:rPr>
                <w:color w:val="000000"/>
              </w:rPr>
              <w:t xml:space="preserve"> Bolivia </w:t>
            </w:r>
          </w:p>
        </w:tc>
      </w:tr>
      <w:tr w:rsidR="00F206DC" w14:paraId="10C459E1" w14:textId="77777777">
        <w:trPr>
          <w:trHeight w:val="240"/>
        </w:trPr>
        <w:tc>
          <w:tcPr>
            <w:tcW w:w="3405" w:type="dxa"/>
          </w:tcPr>
          <w:p w14:paraId="776682DC" w14:textId="77777777" w:rsidR="00F206DC" w:rsidRDefault="009D2490">
            <w:r>
              <w:t>20-Nov-2017</w:t>
            </w:r>
          </w:p>
        </w:tc>
        <w:tc>
          <w:tcPr>
            <w:tcW w:w="3405" w:type="dxa"/>
          </w:tcPr>
          <w:p w14:paraId="32B73BB7" w14:textId="77777777" w:rsidR="00F206DC" w:rsidRDefault="009D2490">
            <w:r>
              <w:t>V2.2</w:t>
            </w:r>
          </w:p>
        </w:tc>
        <w:tc>
          <w:tcPr>
            <w:tcW w:w="3405" w:type="dxa"/>
          </w:tcPr>
          <w:p w14:paraId="3A7AB6D2" w14:textId="58E1E28F" w:rsidR="00F206DC" w:rsidRPr="00B15C8C" w:rsidRDefault="00B15C8C" w:rsidP="00B15C8C">
            <w:pPr>
              <w:pStyle w:val="ListParagraph"/>
              <w:numPr>
                <w:ilvl w:val="0"/>
                <w:numId w:val="34"/>
              </w:numPr>
            </w:pPr>
            <w:bookmarkStart w:id="2" w:name="_GoBack"/>
            <w:r w:rsidRPr="00B15C8C">
              <w:rPr>
                <w:color w:val="000000" w:themeColor="text1"/>
              </w:rPr>
              <w:t>Changed the hostnames on #24 same on #27 #</w:t>
            </w:r>
            <w:bookmarkEnd w:id="2"/>
            <w:r w:rsidRPr="00B15C8C">
              <w:rPr>
                <w:color w:val="000000" w:themeColor="text1"/>
              </w:rPr>
              <w:t>28</w:t>
            </w:r>
          </w:p>
        </w:tc>
      </w:tr>
    </w:tbl>
    <w:p w14:paraId="57B8BA12" w14:textId="77777777" w:rsidR="00F206DC" w:rsidRDefault="009D2490">
      <w:pPr>
        <w:spacing w:after="200" w:line="276" w:lineRule="auto"/>
        <w:jc w:val="both"/>
        <w:rPr>
          <w:smallCaps/>
          <w:sz w:val="34"/>
          <w:szCs w:val="34"/>
        </w:rPr>
      </w:pPr>
      <w:r>
        <w:br w:type="page"/>
      </w:r>
    </w:p>
    <w:p w14:paraId="64C71A41" w14:textId="77777777" w:rsidR="00F206DC" w:rsidRDefault="009D2490">
      <w:pPr>
        <w:pStyle w:val="Heading1"/>
        <w:numPr>
          <w:ilvl w:val="0"/>
          <w:numId w:val="9"/>
        </w:numPr>
        <w:rPr>
          <w:sz w:val="34"/>
          <w:szCs w:val="34"/>
        </w:rPr>
      </w:pPr>
      <w:bookmarkStart w:id="3" w:name="_1fob9te" w:colFirst="0" w:colLast="0"/>
      <w:bookmarkEnd w:id="3"/>
      <w:r>
        <w:rPr>
          <w:sz w:val="34"/>
          <w:szCs w:val="34"/>
        </w:rPr>
        <w:lastRenderedPageBreak/>
        <w:t>Infrastructure</w:t>
      </w:r>
    </w:p>
    <w:p w14:paraId="45472806" w14:textId="77777777" w:rsidR="00F206DC" w:rsidRDefault="009D2490">
      <w:r>
        <w:t xml:space="preserve">Below hardware specs are provided by </w:t>
      </w:r>
      <w:proofErr w:type="spellStart"/>
      <w:r>
        <w:t>Millicom</w:t>
      </w:r>
      <w:proofErr w:type="spellEnd"/>
      <w:r>
        <w:t xml:space="preserve"> </w:t>
      </w:r>
      <w:proofErr w:type="gramStart"/>
      <w:r>
        <w:t>team :</w:t>
      </w:r>
      <w:proofErr w:type="gramEnd"/>
    </w:p>
    <w:p w14:paraId="55D7440C" w14:textId="77777777" w:rsidR="00F206DC" w:rsidRDefault="00F206DC"/>
    <w:tbl>
      <w:tblPr>
        <w:tblStyle w:val="a0"/>
        <w:tblW w:w="10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7"/>
        <w:gridCol w:w="8243"/>
      </w:tblGrid>
      <w:tr w:rsidR="00F206DC" w14:paraId="2C2EDD99" w14:textId="77777777">
        <w:trPr>
          <w:trHeight w:val="460"/>
        </w:trPr>
        <w:tc>
          <w:tcPr>
            <w:tcW w:w="10040" w:type="dxa"/>
            <w:gridSpan w:val="2"/>
            <w:tcBorders>
              <w:bottom w:val="single" w:sz="6" w:space="0" w:color="000000"/>
            </w:tcBorders>
            <w:shd w:val="clear" w:color="auto" w:fill="A4C2F4"/>
            <w:tcMar>
              <w:top w:w="100" w:type="dxa"/>
              <w:left w:w="100" w:type="dxa"/>
              <w:bottom w:w="100" w:type="dxa"/>
              <w:right w:w="100" w:type="dxa"/>
            </w:tcMar>
          </w:tcPr>
          <w:p w14:paraId="3E5A6058" w14:textId="77777777" w:rsidR="00F206DC" w:rsidRDefault="009D2490">
            <w:pPr>
              <w:widowControl w:val="0"/>
            </w:pPr>
            <w:r>
              <w:rPr>
                <w:b/>
              </w:rPr>
              <w:t>MASTER NODE</w:t>
            </w:r>
          </w:p>
        </w:tc>
      </w:tr>
      <w:tr w:rsidR="00F206DC" w14:paraId="6EE38738"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CF7F0F4" w14:textId="77777777" w:rsidR="00F206DC" w:rsidRDefault="009D2490">
            <w:pPr>
              <w:widowControl w:val="0"/>
            </w:pPr>
            <w:r>
              <w:rPr>
                <w:b/>
                <w:sz w:val="16"/>
                <w:szCs w:val="16"/>
              </w:rPr>
              <w:t>Base Configuration</w:t>
            </w:r>
          </w:p>
        </w:tc>
      </w:tr>
      <w:tr w:rsidR="00F206DC" w14:paraId="1916B3C4"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9C77398" w14:textId="77777777" w:rsidR="00F206DC" w:rsidRDefault="009D2490">
            <w:pPr>
              <w:widowControl w:val="0"/>
            </w:pPr>
            <w:r>
              <w:rPr>
                <w:sz w:val="16"/>
                <w:szCs w:val="16"/>
              </w:rPr>
              <w:t>BC1M22HGSC</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63AA589F" w14:textId="77777777" w:rsidR="00F206DC" w:rsidRDefault="009D2490">
            <w:pPr>
              <w:widowControl w:val="0"/>
            </w:pPr>
            <w:r>
              <w:rPr>
                <w:sz w:val="16"/>
                <w:szCs w:val="16"/>
              </w:rPr>
              <w:t xml:space="preserve">RH1288 V3 (8*2.5inch HDD </w:t>
            </w:r>
            <w:proofErr w:type="gramStart"/>
            <w:r>
              <w:rPr>
                <w:sz w:val="16"/>
                <w:szCs w:val="16"/>
              </w:rPr>
              <w:t>Chassis)(</w:t>
            </w:r>
            <w:proofErr w:type="gramEnd"/>
            <w:r>
              <w:rPr>
                <w:sz w:val="16"/>
                <w:szCs w:val="16"/>
              </w:rPr>
              <w:t xml:space="preserve">Only for </w:t>
            </w:r>
            <w:proofErr w:type="spellStart"/>
            <w:r>
              <w:rPr>
                <w:sz w:val="16"/>
                <w:szCs w:val="16"/>
              </w:rPr>
              <w:t>oversea,except</w:t>
            </w:r>
            <w:proofErr w:type="spellEnd"/>
            <w:r>
              <w:rPr>
                <w:sz w:val="16"/>
                <w:szCs w:val="16"/>
              </w:rPr>
              <w:t xml:space="preserve"> Japan)H12M-03</w:t>
            </w:r>
          </w:p>
        </w:tc>
      </w:tr>
      <w:tr w:rsidR="00F206DC" w14:paraId="2A43FDEF"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6FB1E2D" w14:textId="77777777" w:rsidR="00F206DC" w:rsidRDefault="009D2490">
            <w:pPr>
              <w:widowControl w:val="0"/>
            </w:pPr>
            <w:r>
              <w:rPr>
                <w:sz w:val="16"/>
                <w:szCs w:val="16"/>
              </w:rPr>
              <w:t>BC1M01FGEB</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AC17220" w14:textId="77777777" w:rsidR="00F206DC" w:rsidRDefault="009D2490">
            <w:pPr>
              <w:widowControl w:val="0"/>
            </w:pPr>
            <w:r>
              <w:rPr>
                <w:sz w:val="16"/>
                <w:szCs w:val="16"/>
              </w:rPr>
              <w:t>SM211 Onboard NIC,2xGE Electrical Interface(I350</w:t>
            </w:r>
            <w:proofErr w:type="gramStart"/>
            <w:r>
              <w:rPr>
                <w:sz w:val="16"/>
                <w:szCs w:val="16"/>
              </w:rPr>
              <w:t>),RJ</w:t>
            </w:r>
            <w:proofErr w:type="gramEnd"/>
            <w:r>
              <w:rPr>
                <w:sz w:val="16"/>
                <w:szCs w:val="16"/>
              </w:rPr>
              <w:t>45</w:t>
            </w:r>
          </w:p>
        </w:tc>
      </w:tr>
      <w:tr w:rsidR="00F206DC" w14:paraId="24EA317B" w14:textId="77777777">
        <w:trPr>
          <w:trHeight w:val="24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D71782B" w14:textId="77777777" w:rsidR="00F206DC" w:rsidRDefault="009D2490">
            <w:pPr>
              <w:widowControl w:val="0"/>
            </w:pPr>
            <w:r>
              <w:rPr>
                <w:sz w:val="16"/>
                <w:szCs w:val="16"/>
              </w:rPr>
              <w:t>BC1M13RISE</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51BC1E4" w14:textId="77777777" w:rsidR="00F206DC" w:rsidRDefault="009D2490">
            <w:pPr>
              <w:widowControl w:val="0"/>
            </w:pPr>
            <w:proofErr w:type="spellStart"/>
            <w:r>
              <w:rPr>
                <w:sz w:val="16"/>
                <w:szCs w:val="16"/>
              </w:rPr>
              <w:t>PCIe</w:t>
            </w:r>
            <w:proofErr w:type="spellEnd"/>
            <w:r>
              <w:rPr>
                <w:sz w:val="16"/>
                <w:szCs w:val="16"/>
              </w:rPr>
              <w:t xml:space="preserve"> Riser Card,1 slot(x16</w:t>
            </w:r>
            <w:proofErr w:type="gramStart"/>
            <w:r>
              <w:rPr>
                <w:sz w:val="16"/>
                <w:szCs w:val="16"/>
              </w:rPr>
              <w:t>),RISER</w:t>
            </w:r>
            <w:proofErr w:type="gramEnd"/>
            <w:r>
              <w:rPr>
                <w:sz w:val="16"/>
                <w:szCs w:val="16"/>
              </w:rPr>
              <w:t>1,used for RH1288 V3</w:t>
            </w:r>
          </w:p>
        </w:tc>
      </w:tr>
      <w:tr w:rsidR="00F206DC" w14:paraId="74E496B9"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778F381" w14:textId="77777777" w:rsidR="00F206DC" w:rsidRDefault="009D2490">
            <w:pPr>
              <w:widowControl w:val="0"/>
            </w:pPr>
            <w:r>
              <w:rPr>
                <w:sz w:val="16"/>
                <w:szCs w:val="16"/>
              </w:rPr>
              <w:t>BC1M14RISE</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6228212" w14:textId="77777777" w:rsidR="00F206DC" w:rsidRDefault="009D2490">
            <w:pPr>
              <w:widowControl w:val="0"/>
            </w:pPr>
            <w:proofErr w:type="spellStart"/>
            <w:r>
              <w:rPr>
                <w:sz w:val="16"/>
                <w:szCs w:val="16"/>
              </w:rPr>
              <w:t>PCIe</w:t>
            </w:r>
            <w:proofErr w:type="spellEnd"/>
            <w:r>
              <w:rPr>
                <w:sz w:val="16"/>
                <w:szCs w:val="16"/>
              </w:rPr>
              <w:t xml:space="preserve"> Riser Card,1 slot(x16</w:t>
            </w:r>
            <w:proofErr w:type="gramStart"/>
            <w:r>
              <w:rPr>
                <w:sz w:val="16"/>
                <w:szCs w:val="16"/>
              </w:rPr>
              <w:t>),RISER</w:t>
            </w:r>
            <w:proofErr w:type="gramEnd"/>
            <w:r>
              <w:rPr>
                <w:sz w:val="16"/>
                <w:szCs w:val="16"/>
              </w:rPr>
              <w:t>2,used for RH1288 V3</w:t>
            </w:r>
          </w:p>
        </w:tc>
      </w:tr>
      <w:tr w:rsidR="00F206DC" w14:paraId="36026247" w14:textId="77777777">
        <w:trPr>
          <w:trHeight w:val="18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0771B2A" w14:textId="77777777" w:rsidR="00F206DC" w:rsidRDefault="009D2490">
            <w:pPr>
              <w:widowControl w:val="0"/>
            </w:pPr>
            <w:r>
              <w:rPr>
                <w:sz w:val="16"/>
                <w:szCs w:val="16"/>
              </w:rPr>
              <w:t>EN4MCACC</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459D9B8" w14:textId="77777777" w:rsidR="00F206DC" w:rsidRDefault="009D2490">
            <w:pPr>
              <w:widowControl w:val="0"/>
            </w:pPr>
            <w:r>
              <w:rPr>
                <w:sz w:val="16"/>
                <w:szCs w:val="16"/>
              </w:rPr>
              <w:t>800W DC Power Supply Module (including DC power line)</w:t>
            </w:r>
          </w:p>
        </w:tc>
      </w:tr>
      <w:tr w:rsidR="00F206DC" w14:paraId="3809ECCD"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4811B88" w14:textId="77777777" w:rsidR="00F206DC" w:rsidRDefault="009D2490">
            <w:pPr>
              <w:widowControl w:val="0"/>
            </w:pPr>
            <w:r>
              <w:rPr>
                <w:b/>
                <w:sz w:val="16"/>
                <w:szCs w:val="16"/>
              </w:rPr>
              <w:t>Haswell EP CPU</w:t>
            </w:r>
          </w:p>
        </w:tc>
      </w:tr>
      <w:tr w:rsidR="00F206DC" w14:paraId="1C268725"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FCE3762" w14:textId="77777777" w:rsidR="00F206DC" w:rsidRDefault="009D2490">
            <w:pPr>
              <w:widowControl w:val="0"/>
            </w:pPr>
            <w:r>
              <w:rPr>
                <w:sz w:val="16"/>
                <w:szCs w:val="16"/>
              </w:rPr>
              <w:t>BC1M28CPU</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552F8C4F" w14:textId="77777777" w:rsidR="00F206DC" w:rsidRDefault="009D2490">
            <w:pPr>
              <w:widowControl w:val="0"/>
            </w:pPr>
            <w:r>
              <w:rPr>
                <w:sz w:val="16"/>
                <w:szCs w:val="16"/>
              </w:rPr>
              <w:t>Intel Xeon E5-2640 v3(2.6GHz/8-core/20MB/90W) Processor (with heatsink)</w:t>
            </w:r>
          </w:p>
        </w:tc>
      </w:tr>
      <w:tr w:rsidR="00F206DC" w14:paraId="6F02FF18"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0D1B651F" w14:textId="77777777" w:rsidR="00F206DC" w:rsidRDefault="009D2490">
            <w:pPr>
              <w:widowControl w:val="0"/>
            </w:pPr>
            <w:r>
              <w:rPr>
                <w:b/>
                <w:sz w:val="16"/>
                <w:szCs w:val="16"/>
              </w:rPr>
              <w:t>DDR4 Memory</w:t>
            </w:r>
          </w:p>
        </w:tc>
      </w:tr>
      <w:tr w:rsidR="00F206DC" w14:paraId="6F4A977F"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1013BB2" w14:textId="77777777" w:rsidR="00F206DC" w:rsidRDefault="009D2490">
            <w:pPr>
              <w:widowControl w:val="0"/>
            </w:pPr>
            <w:r>
              <w:rPr>
                <w:sz w:val="16"/>
                <w:szCs w:val="16"/>
              </w:rPr>
              <w:t>N24DDR403</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075BFECC" w14:textId="77777777" w:rsidR="00F206DC" w:rsidRDefault="009D2490">
            <w:pPr>
              <w:widowControl w:val="0"/>
            </w:pPr>
            <w:r>
              <w:rPr>
                <w:sz w:val="16"/>
                <w:szCs w:val="16"/>
              </w:rPr>
              <w:t>DDR4 RDIMM Memory,32GB,2400MT/s,2Rank(2G*4bit),1.2</w:t>
            </w:r>
            <w:proofErr w:type="gramStart"/>
            <w:r>
              <w:rPr>
                <w:sz w:val="16"/>
                <w:szCs w:val="16"/>
              </w:rPr>
              <w:t>V,ECC</w:t>
            </w:r>
            <w:proofErr w:type="gramEnd"/>
          </w:p>
        </w:tc>
      </w:tr>
      <w:tr w:rsidR="00F206DC" w14:paraId="510FA856"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BA2D69B" w14:textId="77777777" w:rsidR="00F206DC" w:rsidRDefault="009D2490">
            <w:pPr>
              <w:widowControl w:val="0"/>
            </w:pPr>
            <w:r>
              <w:rPr>
                <w:b/>
                <w:sz w:val="16"/>
                <w:szCs w:val="16"/>
              </w:rPr>
              <w:t xml:space="preserve">Hard </w:t>
            </w:r>
            <w:proofErr w:type="gramStart"/>
            <w:r>
              <w:rPr>
                <w:b/>
                <w:sz w:val="16"/>
                <w:szCs w:val="16"/>
              </w:rPr>
              <w:t>Disk(</w:t>
            </w:r>
            <w:proofErr w:type="gramEnd"/>
            <w:r>
              <w:rPr>
                <w:b/>
                <w:sz w:val="16"/>
                <w:szCs w:val="16"/>
              </w:rPr>
              <w:t>include Front Panel)</w:t>
            </w:r>
          </w:p>
        </w:tc>
      </w:tr>
      <w:tr w:rsidR="00F206DC" w14:paraId="14A53534" w14:textId="77777777">
        <w:trPr>
          <w:trHeight w:val="2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60B9D5A4" w14:textId="77777777" w:rsidR="00F206DC" w:rsidRDefault="009D2490">
            <w:pPr>
              <w:widowControl w:val="0"/>
            </w:pPr>
            <w:r>
              <w:rPr>
                <w:sz w:val="16"/>
                <w:szCs w:val="16"/>
              </w:rPr>
              <w:t>N900S1210W2</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5445CBB8" w14:textId="77777777" w:rsidR="00F206DC" w:rsidRDefault="009D2490">
            <w:pPr>
              <w:widowControl w:val="0"/>
            </w:pPr>
            <w:r>
              <w:rPr>
                <w:sz w:val="16"/>
                <w:szCs w:val="16"/>
              </w:rPr>
              <w:t>HDD,900</w:t>
            </w:r>
            <w:proofErr w:type="gramStart"/>
            <w:r>
              <w:rPr>
                <w:sz w:val="16"/>
                <w:szCs w:val="16"/>
              </w:rPr>
              <w:t>GB,SAS</w:t>
            </w:r>
            <w:proofErr w:type="gramEnd"/>
            <w:r>
              <w:rPr>
                <w:sz w:val="16"/>
                <w:szCs w:val="16"/>
              </w:rPr>
              <w:t xml:space="preserve"> 12Gb/s,10K rpm,128MB or above,2.5inch(2.5inch Drive Bay)</w:t>
            </w:r>
          </w:p>
        </w:tc>
      </w:tr>
      <w:tr w:rsidR="00F206DC" w14:paraId="34439464"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0F6B9D3" w14:textId="77777777" w:rsidR="00F206DC" w:rsidRDefault="009D2490">
            <w:pPr>
              <w:widowControl w:val="0"/>
            </w:pPr>
            <w:r>
              <w:rPr>
                <w:b/>
                <w:sz w:val="16"/>
                <w:szCs w:val="16"/>
              </w:rPr>
              <w:t>RAID Card and Other Accessories</w:t>
            </w:r>
          </w:p>
        </w:tc>
      </w:tr>
      <w:tr w:rsidR="00F206DC" w14:paraId="51071B22" w14:textId="77777777">
        <w:trPr>
          <w:trHeight w:val="4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FA097C6" w14:textId="77777777" w:rsidR="00F206DC" w:rsidRDefault="009D2490">
            <w:pPr>
              <w:widowControl w:val="0"/>
            </w:pPr>
            <w:r>
              <w:rPr>
                <w:sz w:val="16"/>
                <w:szCs w:val="16"/>
              </w:rPr>
              <w:t>BC1M52ESMQ</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6EEB396E" w14:textId="77777777" w:rsidR="00F206DC" w:rsidRDefault="009D2490">
            <w:pPr>
              <w:widowControl w:val="0"/>
            </w:pPr>
            <w:r>
              <w:rPr>
                <w:sz w:val="16"/>
                <w:szCs w:val="16"/>
              </w:rPr>
              <w:t xml:space="preserve">SR320BC(LSI2208) SAS/SATA RAID </w:t>
            </w:r>
            <w:proofErr w:type="gramStart"/>
            <w:r>
              <w:rPr>
                <w:sz w:val="16"/>
                <w:szCs w:val="16"/>
              </w:rPr>
              <w:t>Card,RAID</w:t>
            </w:r>
            <w:proofErr w:type="gramEnd"/>
            <w:r>
              <w:rPr>
                <w:sz w:val="16"/>
                <w:szCs w:val="16"/>
              </w:rPr>
              <w:t xml:space="preserve">0,1,5,6,10,50,60,6Gb/s,1GB </w:t>
            </w:r>
            <w:proofErr w:type="spellStart"/>
            <w:r>
              <w:rPr>
                <w:sz w:val="16"/>
                <w:szCs w:val="16"/>
              </w:rPr>
              <w:t>Cache,used</w:t>
            </w:r>
            <w:proofErr w:type="spellEnd"/>
            <w:r>
              <w:rPr>
                <w:sz w:val="16"/>
                <w:szCs w:val="16"/>
              </w:rPr>
              <w:t xml:space="preserve"> for RH1288 V3's 8HDD chassis</w:t>
            </w:r>
          </w:p>
        </w:tc>
      </w:tr>
      <w:tr w:rsidR="00F206DC" w14:paraId="2BFA4FB3"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8A8D007" w14:textId="77777777" w:rsidR="00F206DC" w:rsidRDefault="009D2490">
            <w:pPr>
              <w:widowControl w:val="0"/>
            </w:pPr>
            <w:r>
              <w:rPr>
                <w:sz w:val="16"/>
                <w:szCs w:val="16"/>
              </w:rPr>
              <w:t>BC1M2BAT</w:t>
            </w:r>
          </w:p>
        </w:tc>
        <w:tc>
          <w:tcPr>
            <w:tcW w:w="824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F416CDE" w14:textId="77777777" w:rsidR="00F206DC" w:rsidRDefault="009D2490">
            <w:pPr>
              <w:widowControl w:val="0"/>
            </w:pPr>
            <w:r>
              <w:rPr>
                <w:sz w:val="16"/>
                <w:szCs w:val="16"/>
              </w:rPr>
              <w:t xml:space="preserve">LSI2208 RAID Card </w:t>
            </w:r>
            <w:proofErr w:type="spellStart"/>
            <w:proofErr w:type="gramStart"/>
            <w:r>
              <w:rPr>
                <w:sz w:val="16"/>
                <w:szCs w:val="16"/>
              </w:rPr>
              <w:t>SuperCap</w:t>
            </w:r>
            <w:proofErr w:type="spellEnd"/>
            <w:r>
              <w:rPr>
                <w:sz w:val="16"/>
                <w:szCs w:val="16"/>
              </w:rPr>
              <w:t>(</w:t>
            </w:r>
            <w:proofErr w:type="gramEnd"/>
            <w:r>
              <w:rPr>
                <w:sz w:val="16"/>
                <w:szCs w:val="16"/>
              </w:rPr>
              <w:t xml:space="preserve">include </w:t>
            </w:r>
            <w:proofErr w:type="spellStart"/>
            <w:r>
              <w:rPr>
                <w:sz w:val="16"/>
                <w:szCs w:val="16"/>
              </w:rPr>
              <w:t>cable,bracket</w:t>
            </w:r>
            <w:proofErr w:type="spellEnd"/>
            <w:r>
              <w:rPr>
                <w:sz w:val="16"/>
                <w:szCs w:val="16"/>
              </w:rPr>
              <w:t>),used for rack servers</w:t>
            </w:r>
          </w:p>
        </w:tc>
      </w:tr>
      <w:tr w:rsidR="00F206DC" w14:paraId="1EDB51C4" w14:textId="77777777">
        <w:trPr>
          <w:trHeight w:val="18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CD051B5" w14:textId="77777777" w:rsidR="00F206DC" w:rsidRDefault="009D2490">
            <w:pPr>
              <w:widowControl w:val="0"/>
            </w:pPr>
            <w:r>
              <w:rPr>
                <w:b/>
                <w:sz w:val="16"/>
                <w:szCs w:val="16"/>
              </w:rPr>
              <w:t>PCI-E Card</w:t>
            </w:r>
          </w:p>
        </w:tc>
      </w:tr>
      <w:tr w:rsidR="00F206DC" w14:paraId="7305E432" w14:textId="77777777">
        <w:trPr>
          <w:trHeight w:val="42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EDC8AD7" w14:textId="77777777" w:rsidR="00F206DC" w:rsidRDefault="009D2490">
            <w:pPr>
              <w:widowControl w:val="0"/>
            </w:pPr>
            <w:r>
              <w:rPr>
                <w:sz w:val="16"/>
                <w:szCs w:val="16"/>
              </w:rPr>
              <w:t>CN2ITGAA20</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4DC7549D" w14:textId="77777777" w:rsidR="00F206DC" w:rsidRDefault="009D2490">
            <w:pPr>
              <w:widowControl w:val="0"/>
            </w:pPr>
            <w:r>
              <w:rPr>
                <w:sz w:val="16"/>
                <w:szCs w:val="16"/>
              </w:rPr>
              <w:t xml:space="preserve">Ethernet Adapter,10Gb Optical </w:t>
            </w:r>
            <w:proofErr w:type="gramStart"/>
            <w:r>
              <w:rPr>
                <w:sz w:val="16"/>
                <w:szCs w:val="16"/>
              </w:rPr>
              <w:t>Interface(</w:t>
            </w:r>
            <w:proofErr w:type="gramEnd"/>
            <w:r>
              <w:rPr>
                <w:sz w:val="16"/>
                <w:szCs w:val="16"/>
              </w:rPr>
              <w:t>Intel 82599),2-Port,SFP+(with 2x Multi-mode Optical Transceiver),</w:t>
            </w:r>
            <w:proofErr w:type="spellStart"/>
            <w:r>
              <w:rPr>
                <w:sz w:val="16"/>
                <w:szCs w:val="16"/>
              </w:rPr>
              <w:t>PCIe</w:t>
            </w:r>
            <w:proofErr w:type="spellEnd"/>
            <w:r>
              <w:rPr>
                <w:sz w:val="16"/>
                <w:szCs w:val="16"/>
              </w:rPr>
              <w:t xml:space="preserve"> 2.0 x8</w:t>
            </w:r>
          </w:p>
        </w:tc>
      </w:tr>
      <w:tr w:rsidR="00F206DC" w14:paraId="4214E7CF" w14:textId="77777777">
        <w:trPr>
          <w:trHeight w:val="200"/>
        </w:trPr>
        <w:tc>
          <w:tcPr>
            <w:tcW w:w="10040"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4105836" w14:textId="77777777" w:rsidR="00F206DC" w:rsidRDefault="009D2490">
            <w:pPr>
              <w:widowControl w:val="0"/>
            </w:pPr>
            <w:r>
              <w:rPr>
                <w:b/>
                <w:sz w:val="16"/>
                <w:szCs w:val="16"/>
              </w:rPr>
              <w:t xml:space="preserve">Cables and Optional </w:t>
            </w:r>
            <w:proofErr w:type="spellStart"/>
            <w:r>
              <w:rPr>
                <w:b/>
                <w:sz w:val="16"/>
                <w:szCs w:val="16"/>
              </w:rPr>
              <w:t>Equipments</w:t>
            </w:r>
            <w:proofErr w:type="spellEnd"/>
          </w:p>
        </w:tc>
      </w:tr>
      <w:tr w:rsidR="00F206DC" w14:paraId="15D94E6D" w14:textId="77777777">
        <w:trPr>
          <w:trHeight w:val="200"/>
        </w:trPr>
        <w:tc>
          <w:tcPr>
            <w:tcW w:w="1797"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70DC206" w14:textId="77777777" w:rsidR="00F206DC" w:rsidRDefault="009D2490">
            <w:pPr>
              <w:widowControl w:val="0"/>
            </w:pPr>
            <w:r>
              <w:rPr>
                <w:sz w:val="16"/>
                <w:szCs w:val="16"/>
              </w:rPr>
              <w:t>B1UBBRK</w:t>
            </w:r>
          </w:p>
        </w:tc>
        <w:tc>
          <w:tcPr>
            <w:tcW w:w="8243" w:type="dxa"/>
            <w:tcBorders>
              <w:left w:val="single" w:sz="6" w:space="0" w:color="000000"/>
              <w:bottom w:val="single" w:sz="6" w:space="0" w:color="000000"/>
              <w:right w:val="single" w:sz="6" w:space="0" w:color="000000"/>
            </w:tcBorders>
            <w:tcMar>
              <w:left w:w="40" w:type="dxa"/>
              <w:right w:w="40" w:type="dxa"/>
            </w:tcMar>
            <w:vAlign w:val="center"/>
          </w:tcPr>
          <w:p w14:paraId="25D92125" w14:textId="77777777" w:rsidR="00F206DC" w:rsidRDefault="009D2490">
            <w:pPr>
              <w:widowControl w:val="0"/>
            </w:pPr>
            <w:r>
              <w:rPr>
                <w:sz w:val="16"/>
                <w:szCs w:val="16"/>
              </w:rPr>
              <w:t>1U Ball Bearing Rail Kit</w:t>
            </w:r>
          </w:p>
        </w:tc>
      </w:tr>
      <w:tr w:rsidR="00F206DC" w14:paraId="0F8D6147" w14:textId="77777777">
        <w:trPr>
          <w:trHeight w:val="180"/>
        </w:trPr>
        <w:tc>
          <w:tcPr>
            <w:tcW w:w="1797"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CA27819" w14:textId="77777777" w:rsidR="00F206DC" w:rsidRDefault="009D2490">
            <w:pPr>
              <w:widowControl w:val="0"/>
            </w:pPr>
            <w:r>
              <w:rPr>
                <w:sz w:val="16"/>
                <w:szCs w:val="16"/>
              </w:rPr>
              <w:t>B1U2UCMA</w:t>
            </w:r>
          </w:p>
        </w:tc>
        <w:tc>
          <w:tcPr>
            <w:tcW w:w="8243"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0FE64262" w14:textId="77777777" w:rsidR="00F206DC" w:rsidRDefault="009D2490">
            <w:pPr>
              <w:widowControl w:val="0"/>
            </w:pPr>
            <w:r>
              <w:rPr>
                <w:sz w:val="16"/>
                <w:szCs w:val="16"/>
              </w:rPr>
              <w:t>1U/2U Cable Management Arm</w:t>
            </w:r>
          </w:p>
        </w:tc>
      </w:tr>
    </w:tbl>
    <w:p w14:paraId="3DD992B2" w14:textId="77777777" w:rsidR="00F206DC" w:rsidRDefault="00F206DC"/>
    <w:tbl>
      <w:tblPr>
        <w:tblStyle w:val="a1"/>
        <w:tblW w:w="101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8333"/>
      </w:tblGrid>
      <w:tr w:rsidR="00F206DC" w14:paraId="74D53858" w14:textId="77777777">
        <w:trPr>
          <w:trHeight w:val="480"/>
        </w:trPr>
        <w:tc>
          <w:tcPr>
            <w:tcW w:w="10103" w:type="dxa"/>
            <w:gridSpan w:val="2"/>
            <w:tcBorders>
              <w:bottom w:val="single" w:sz="6" w:space="0" w:color="000000"/>
            </w:tcBorders>
            <w:shd w:val="clear" w:color="auto" w:fill="A4C2F4"/>
            <w:tcMar>
              <w:top w:w="100" w:type="dxa"/>
              <w:left w:w="100" w:type="dxa"/>
              <w:bottom w:w="100" w:type="dxa"/>
              <w:right w:w="100" w:type="dxa"/>
            </w:tcMar>
          </w:tcPr>
          <w:p w14:paraId="5EDD8F74" w14:textId="77777777" w:rsidR="00F206DC" w:rsidRDefault="009D2490">
            <w:pPr>
              <w:widowControl w:val="0"/>
              <w:jc w:val="both"/>
            </w:pPr>
            <w:r>
              <w:rPr>
                <w:b/>
              </w:rPr>
              <w:t>DATA NODE</w:t>
            </w:r>
          </w:p>
        </w:tc>
      </w:tr>
      <w:tr w:rsidR="00F206DC" w14:paraId="418C735B"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32DF74B1" w14:textId="77777777" w:rsidR="00F206DC" w:rsidRDefault="009D2490">
            <w:pPr>
              <w:widowControl w:val="0"/>
            </w:pPr>
            <w:r>
              <w:rPr>
                <w:b/>
                <w:sz w:val="16"/>
                <w:szCs w:val="16"/>
              </w:rPr>
              <w:t>Base Configuration</w:t>
            </w:r>
          </w:p>
        </w:tc>
      </w:tr>
      <w:tr w:rsidR="00F206DC" w14:paraId="1C0DC2E3"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43247B8" w14:textId="77777777" w:rsidR="00F206DC" w:rsidRDefault="009D2490">
            <w:pPr>
              <w:widowControl w:val="0"/>
            </w:pPr>
            <w:r>
              <w:rPr>
                <w:sz w:val="16"/>
                <w:szCs w:val="16"/>
              </w:rPr>
              <w:t>BC4M20HGSB</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57F639A1" w14:textId="77777777" w:rsidR="00F206DC" w:rsidRDefault="009D2490">
            <w:pPr>
              <w:widowControl w:val="0"/>
            </w:pPr>
            <w:r>
              <w:rPr>
                <w:sz w:val="16"/>
                <w:szCs w:val="16"/>
              </w:rPr>
              <w:t xml:space="preserve">RH2288 V3 (12*3.5inch HDD </w:t>
            </w:r>
            <w:proofErr w:type="gramStart"/>
            <w:r>
              <w:rPr>
                <w:sz w:val="16"/>
                <w:szCs w:val="16"/>
              </w:rPr>
              <w:t>Chassis)(</w:t>
            </w:r>
            <w:proofErr w:type="gramEnd"/>
            <w:r>
              <w:rPr>
                <w:sz w:val="16"/>
                <w:szCs w:val="16"/>
              </w:rPr>
              <w:t xml:space="preserve">Only for </w:t>
            </w:r>
            <w:proofErr w:type="spellStart"/>
            <w:r>
              <w:rPr>
                <w:sz w:val="16"/>
                <w:szCs w:val="16"/>
              </w:rPr>
              <w:t>oversea,except</w:t>
            </w:r>
            <w:proofErr w:type="spellEnd"/>
            <w:r>
              <w:rPr>
                <w:sz w:val="16"/>
                <w:szCs w:val="16"/>
              </w:rPr>
              <w:t xml:space="preserve"> Japan)H22M-03</w:t>
            </w:r>
          </w:p>
        </w:tc>
      </w:tr>
      <w:tr w:rsidR="00F206DC" w14:paraId="62750D29"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6FA396F" w14:textId="77777777" w:rsidR="00F206DC" w:rsidRDefault="009D2490">
            <w:pPr>
              <w:widowControl w:val="0"/>
            </w:pPr>
            <w:r>
              <w:rPr>
                <w:sz w:val="16"/>
                <w:szCs w:val="16"/>
              </w:rPr>
              <w:t>BC1M01FGEB</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587A2F4A" w14:textId="77777777" w:rsidR="00F206DC" w:rsidRDefault="009D2490">
            <w:pPr>
              <w:widowControl w:val="0"/>
            </w:pPr>
            <w:r>
              <w:rPr>
                <w:sz w:val="16"/>
                <w:szCs w:val="16"/>
              </w:rPr>
              <w:t>SM211 Onboard NIC,2xGE Electrical Interface(I350</w:t>
            </w:r>
            <w:proofErr w:type="gramStart"/>
            <w:r>
              <w:rPr>
                <w:sz w:val="16"/>
                <w:szCs w:val="16"/>
              </w:rPr>
              <w:t>),RJ</w:t>
            </w:r>
            <w:proofErr w:type="gramEnd"/>
            <w:r>
              <w:rPr>
                <w:sz w:val="16"/>
                <w:szCs w:val="16"/>
              </w:rPr>
              <w:t>45</w:t>
            </w:r>
          </w:p>
        </w:tc>
      </w:tr>
      <w:tr w:rsidR="00F206DC" w14:paraId="0A694FC4"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F86D196" w14:textId="77777777" w:rsidR="00F206DC" w:rsidRDefault="009D2490">
            <w:pPr>
              <w:widowControl w:val="0"/>
            </w:pPr>
            <w:r>
              <w:rPr>
                <w:sz w:val="16"/>
                <w:szCs w:val="16"/>
              </w:rPr>
              <w:t>BC1M06FAN</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32232C5A" w14:textId="77777777" w:rsidR="00F206DC" w:rsidRDefault="009D2490">
            <w:pPr>
              <w:widowControl w:val="0"/>
            </w:pPr>
            <w:r>
              <w:rPr>
                <w:sz w:val="16"/>
                <w:szCs w:val="16"/>
              </w:rPr>
              <w:t xml:space="preserve">8038 Fan </w:t>
            </w:r>
            <w:proofErr w:type="gramStart"/>
            <w:r>
              <w:rPr>
                <w:sz w:val="16"/>
                <w:szCs w:val="16"/>
              </w:rPr>
              <w:t>module</w:t>
            </w:r>
            <w:proofErr w:type="gramEnd"/>
          </w:p>
        </w:tc>
      </w:tr>
      <w:tr w:rsidR="00F206DC" w14:paraId="4B9A48C6"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525C83B" w14:textId="77777777" w:rsidR="00F206DC" w:rsidRDefault="009D2490">
            <w:pPr>
              <w:widowControl w:val="0"/>
            </w:pPr>
            <w:r>
              <w:rPr>
                <w:sz w:val="16"/>
                <w:szCs w:val="16"/>
              </w:rPr>
              <w:t>BC1M15IHDD</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57F317D" w14:textId="77777777" w:rsidR="00F206DC" w:rsidRDefault="009D2490">
            <w:pPr>
              <w:widowControl w:val="0"/>
            </w:pPr>
            <w:r>
              <w:rPr>
                <w:sz w:val="16"/>
                <w:szCs w:val="16"/>
              </w:rPr>
              <w:t>2*2.5" Rear Hard Disk Backplane+2*3.5"</w:t>
            </w:r>
            <w:r>
              <w:rPr>
                <w:sz w:val="16"/>
                <w:szCs w:val="16"/>
              </w:rPr>
              <w:t xml:space="preserve"> Rear Hard Disk Backplane Module</w:t>
            </w:r>
          </w:p>
        </w:tc>
      </w:tr>
      <w:tr w:rsidR="00F206DC" w14:paraId="0658A1FD"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78E6AEE4" w14:textId="77777777" w:rsidR="00F206DC" w:rsidRDefault="009D2490">
            <w:pPr>
              <w:widowControl w:val="0"/>
            </w:pPr>
            <w:r>
              <w:rPr>
                <w:sz w:val="16"/>
                <w:szCs w:val="16"/>
              </w:rPr>
              <w:t>EN4MCACC</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4D04E4C" w14:textId="77777777" w:rsidR="00F206DC" w:rsidRDefault="009D2490">
            <w:pPr>
              <w:widowControl w:val="0"/>
            </w:pPr>
            <w:r>
              <w:rPr>
                <w:sz w:val="16"/>
                <w:szCs w:val="16"/>
              </w:rPr>
              <w:t>800W DC Power Supply Module (including DC power line)</w:t>
            </w:r>
          </w:p>
        </w:tc>
      </w:tr>
      <w:tr w:rsidR="00F206DC" w14:paraId="096577F6"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114B1B5D" w14:textId="77777777" w:rsidR="00F206DC" w:rsidRDefault="009D2490">
            <w:pPr>
              <w:widowControl w:val="0"/>
            </w:pPr>
            <w:r>
              <w:rPr>
                <w:b/>
                <w:sz w:val="16"/>
                <w:szCs w:val="16"/>
              </w:rPr>
              <w:t>Haswell EP CPU</w:t>
            </w:r>
          </w:p>
        </w:tc>
      </w:tr>
      <w:tr w:rsidR="00F206DC" w14:paraId="124D9E52"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4B7BC30" w14:textId="77777777" w:rsidR="00F206DC" w:rsidRDefault="009D2490">
            <w:pPr>
              <w:widowControl w:val="0"/>
            </w:pPr>
            <w:r>
              <w:rPr>
                <w:sz w:val="16"/>
                <w:szCs w:val="16"/>
              </w:rPr>
              <w:t>BC1M13CPU</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67BB2A2B" w14:textId="77777777" w:rsidR="00F206DC" w:rsidRDefault="009D2490">
            <w:pPr>
              <w:widowControl w:val="0"/>
            </w:pPr>
            <w:r>
              <w:rPr>
                <w:sz w:val="16"/>
                <w:szCs w:val="16"/>
              </w:rPr>
              <w:t>Intel Xeon E5-2660 v3(2.6GHz/10-core/25MB/105W) Processor (with heatsink)</w:t>
            </w:r>
          </w:p>
        </w:tc>
      </w:tr>
      <w:tr w:rsidR="00F206DC" w14:paraId="3B15CDEC"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46BF7C71" w14:textId="77777777" w:rsidR="00F206DC" w:rsidRDefault="009D2490">
            <w:pPr>
              <w:widowControl w:val="0"/>
            </w:pPr>
            <w:r>
              <w:rPr>
                <w:b/>
                <w:sz w:val="16"/>
                <w:szCs w:val="16"/>
              </w:rPr>
              <w:t>DDR4 Memory</w:t>
            </w:r>
          </w:p>
        </w:tc>
      </w:tr>
      <w:tr w:rsidR="00F206DC" w14:paraId="011F6133"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E89AC87" w14:textId="77777777" w:rsidR="00F206DC" w:rsidRDefault="009D2490">
            <w:pPr>
              <w:widowControl w:val="0"/>
            </w:pPr>
            <w:r>
              <w:rPr>
                <w:sz w:val="16"/>
                <w:szCs w:val="16"/>
              </w:rPr>
              <w:t>N24DDR402</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12AC9010" w14:textId="77777777" w:rsidR="00F206DC" w:rsidRDefault="009D2490">
            <w:pPr>
              <w:widowControl w:val="0"/>
            </w:pPr>
            <w:r>
              <w:rPr>
                <w:sz w:val="16"/>
                <w:szCs w:val="16"/>
              </w:rPr>
              <w:t>DDR4 RDIMM Memory,16GB,2400MT/s,2Rank(1G*8bit),1.2</w:t>
            </w:r>
            <w:proofErr w:type="gramStart"/>
            <w:r>
              <w:rPr>
                <w:sz w:val="16"/>
                <w:szCs w:val="16"/>
              </w:rPr>
              <w:t>V,ECC</w:t>
            </w:r>
            <w:proofErr w:type="gramEnd"/>
          </w:p>
        </w:tc>
      </w:tr>
      <w:tr w:rsidR="00F206DC" w14:paraId="62BB2DC8"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BE09B86" w14:textId="77777777" w:rsidR="00F206DC" w:rsidRDefault="009D2490">
            <w:pPr>
              <w:widowControl w:val="0"/>
            </w:pPr>
            <w:r>
              <w:rPr>
                <w:b/>
                <w:sz w:val="16"/>
                <w:szCs w:val="16"/>
              </w:rPr>
              <w:t xml:space="preserve">Hard </w:t>
            </w:r>
            <w:proofErr w:type="gramStart"/>
            <w:r>
              <w:rPr>
                <w:b/>
                <w:sz w:val="16"/>
                <w:szCs w:val="16"/>
              </w:rPr>
              <w:t>Disk(</w:t>
            </w:r>
            <w:proofErr w:type="gramEnd"/>
            <w:r>
              <w:rPr>
                <w:b/>
                <w:sz w:val="16"/>
                <w:szCs w:val="16"/>
              </w:rPr>
              <w:t>include Front Panel)</w:t>
            </w:r>
          </w:p>
        </w:tc>
      </w:tr>
      <w:tr w:rsidR="00F206DC" w14:paraId="67219AE5"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1D84FA6" w14:textId="77777777" w:rsidR="00F206DC" w:rsidRDefault="009D2490">
            <w:pPr>
              <w:widowControl w:val="0"/>
            </w:pPr>
            <w:r>
              <w:rPr>
                <w:sz w:val="16"/>
                <w:szCs w:val="16"/>
              </w:rPr>
              <w:t>N4000ST7W3</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22746A60" w14:textId="77777777" w:rsidR="00F206DC" w:rsidRDefault="009D2490">
            <w:pPr>
              <w:widowControl w:val="0"/>
            </w:pPr>
            <w:r>
              <w:rPr>
                <w:sz w:val="16"/>
                <w:szCs w:val="16"/>
              </w:rPr>
              <w:t>HDD,4000</w:t>
            </w:r>
            <w:proofErr w:type="gramStart"/>
            <w:r>
              <w:rPr>
                <w:sz w:val="16"/>
                <w:szCs w:val="16"/>
              </w:rPr>
              <w:t>GB,SATA</w:t>
            </w:r>
            <w:proofErr w:type="gramEnd"/>
            <w:r>
              <w:rPr>
                <w:sz w:val="16"/>
                <w:szCs w:val="16"/>
              </w:rPr>
              <w:t xml:space="preserve"> 6Gb/s,7.2K rpm,64MB,3.5inch(3.5inch Drive Bay)</w:t>
            </w:r>
          </w:p>
        </w:tc>
      </w:tr>
      <w:tr w:rsidR="00F206DC" w14:paraId="532C2C40"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F4041F9" w14:textId="77777777" w:rsidR="00F206DC" w:rsidRDefault="009D2490">
            <w:pPr>
              <w:widowControl w:val="0"/>
            </w:pPr>
            <w:r>
              <w:rPr>
                <w:sz w:val="16"/>
                <w:szCs w:val="16"/>
              </w:rPr>
              <w:t>N600S1210W2</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2F2FADD2" w14:textId="77777777" w:rsidR="00F206DC" w:rsidRDefault="009D2490">
            <w:pPr>
              <w:widowControl w:val="0"/>
            </w:pPr>
            <w:r>
              <w:rPr>
                <w:sz w:val="16"/>
                <w:szCs w:val="16"/>
              </w:rPr>
              <w:t>HDD,600</w:t>
            </w:r>
            <w:proofErr w:type="gramStart"/>
            <w:r>
              <w:rPr>
                <w:sz w:val="16"/>
                <w:szCs w:val="16"/>
              </w:rPr>
              <w:t>GB,SAS</w:t>
            </w:r>
            <w:proofErr w:type="gramEnd"/>
            <w:r>
              <w:rPr>
                <w:sz w:val="16"/>
                <w:szCs w:val="16"/>
              </w:rPr>
              <w:t xml:space="preserve"> 12Gb/s,10K rpm,128MB or above,2.5inch(2.5inch Drive Bay)</w:t>
            </w:r>
          </w:p>
        </w:tc>
      </w:tr>
      <w:tr w:rsidR="00F206DC" w14:paraId="0818FB26"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60AA80B8" w14:textId="77777777" w:rsidR="00F206DC" w:rsidRDefault="009D2490">
            <w:pPr>
              <w:widowControl w:val="0"/>
            </w:pPr>
            <w:r>
              <w:rPr>
                <w:b/>
                <w:sz w:val="16"/>
                <w:szCs w:val="16"/>
              </w:rPr>
              <w:t>RAID Card and Other Accessories</w:t>
            </w:r>
          </w:p>
        </w:tc>
      </w:tr>
      <w:tr w:rsidR="00F206DC" w14:paraId="3C580A27" w14:textId="77777777">
        <w:trPr>
          <w:trHeight w:val="42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1678E49" w14:textId="77777777" w:rsidR="00F206DC" w:rsidRDefault="009D2490">
            <w:pPr>
              <w:widowControl w:val="0"/>
            </w:pPr>
            <w:r>
              <w:rPr>
                <w:sz w:val="16"/>
                <w:szCs w:val="16"/>
              </w:rPr>
              <w:t>BC1M01ESMQ</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3CCA6A2D" w14:textId="77777777" w:rsidR="00F206DC" w:rsidRDefault="009D2490">
            <w:pPr>
              <w:widowControl w:val="0"/>
            </w:pPr>
            <w:r>
              <w:rPr>
                <w:sz w:val="16"/>
                <w:szCs w:val="16"/>
              </w:rPr>
              <w:t xml:space="preserve">SR430C(LSI3108) SAS/SATA RAID </w:t>
            </w:r>
            <w:proofErr w:type="gramStart"/>
            <w:r>
              <w:rPr>
                <w:sz w:val="16"/>
                <w:szCs w:val="16"/>
              </w:rPr>
              <w:t>Card,RAID</w:t>
            </w:r>
            <w:proofErr w:type="gramEnd"/>
            <w:r>
              <w:rPr>
                <w:sz w:val="16"/>
                <w:szCs w:val="16"/>
              </w:rPr>
              <w:t xml:space="preserve">0,1,5,6,10,50,60,12Gb/s,1GB </w:t>
            </w:r>
            <w:proofErr w:type="spellStart"/>
            <w:r>
              <w:rPr>
                <w:sz w:val="16"/>
                <w:szCs w:val="16"/>
              </w:rPr>
              <w:t>Cache,used</w:t>
            </w:r>
            <w:proofErr w:type="spellEnd"/>
            <w:r>
              <w:rPr>
                <w:sz w:val="16"/>
                <w:szCs w:val="16"/>
              </w:rPr>
              <w:t xml:space="preserve"> for RH2288 V3/RH2288H V3's 12&amp;25HDD chassis/5288 V3</w:t>
            </w:r>
          </w:p>
        </w:tc>
      </w:tr>
      <w:tr w:rsidR="00F206DC" w14:paraId="6C203325"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88A50CA" w14:textId="77777777" w:rsidR="00F206DC" w:rsidRDefault="009D2490">
            <w:pPr>
              <w:widowControl w:val="0"/>
            </w:pPr>
            <w:r>
              <w:rPr>
                <w:sz w:val="16"/>
                <w:szCs w:val="16"/>
              </w:rPr>
              <w:t>BC1M01TFM</w:t>
            </w:r>
          </w:p>
        </w:tc>
        <w:tc>
          <w:tcPr>
            <w:tcW w:w="8333"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0D4A07F6" w14:textId="77777777" w:rsidR="00F206DC" w:rsidRDefault="009D2490">
            <w:pPr>
              <w:widowControl w:val="0"/>
            </w:pPr>
            <w:r>
              <w:rPr>
                <w:sz w:val="16"/>
                <w:szCs w:val="16"/>
              </w:rPr>
              <w:t xml:space="preserve">LSI3108 1GB RAID Card </w:t>
            </w:r>
            <w:proofErr w:type="spellStart"/>
            <w:proofErr w:type="gramStart"/>
            <w:r>
              <w:rPr>
                <w:sz w:val="16"/>
                <w:szCs w:val="16"/>
              </w:rPr>
              <w:t>SuperCap</w:t>
            </w:r>
            <w:proofErr w:type="spellEnd"/>
            <w:r>
              <w:rPr>
                <w:sz w:val="16"/>
                <w:szCs w:val="16"/>
              </w:rPr>
              <w:t>(</w:t>
            </w:r>
            <w:proofErr w:type="gramEnd"/>
            <w:r>
              <w:rPr>
                <w:sz w:val="16"/>
                <w:szCs w:val="16"/>
              </w:rPr>
              <w:t xml:space="preserve">4GB,include </w:t>
            </w:r>
            <w:proofErr w:type="spellStart"/>
            <w:r>
              <w:rPr>
                <w:sz w:val="16"/>
                <w:szCs w:val="16"/>
              </w:rPr>
              <w:t>cable,bracket</w:t>
            </w:r>
            <w:proofErr w:type="spellEnd"/>
            <w:r>
              <w:rPr>
                <w:sz w:val="16"/>
                <w:szCs w:val="16"/>
              </w:rPr>
              <w:t>),used for rack servers/X6800</w:t>
            </w:r>
          </w:p>
        </w:tc>
      </w:tr>
      <w:tr w:rsidR="00F206DC" w14:paraId="654B8589"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2A56F6EC" w14:textId="77777777" w:rsidR="00F206DC" w:rsidRDefault="009D2490">
            <w:pPr>
              <w:widowControl w:val="0"/>
            </w:pPr>
            <w:r>
              <w:rPr>
                <w:b/>
                <w:sz w:val="16"/>
                <w:szCs w:val="16"/>
              </w:rPr>
              <w:t>PCI-E Card</w:t>
            </w:r>
          </w:p>
        </w:tc>
      </w:tr>
      <w:tr w:rsidR="00F206DC" w14:paraId="47DFF414" w14:textId="77777777">
        <w:trPr>
          <w:trHeight w:val="42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1D4ED5C1" w14:textId="77777777" w:rsidR="00F206DC" w:rsidRDefault="009D2490">
            <w:pPr>
              <w:widowControl w:val="0"/>
            </w:pPr>
            <w:r>
              <w:rPr>
                <w:sz w:val="16"/>
                <w:szCs w:val="16"/>
              </w:rPr>
              <w:t>CN2ITGAA20</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746AFFB0" w14:textId="77777777" w:rsidR="00F206DC" w:rsidRDefault="009D2490">
            <w:pPr>
              <w:widowControl w:val="0"/>
            </w:pPr>
            <w:r>
              <w:rPr>
                <w:sz w:val="16"/>
                <w:szCs w:val="16"/>
              </w:rPr>
              <w:t xml:space="preserve">Ethernet Adapter,10Gb Optical </w:t>
            </w:r>
            <w:proofErr w:type="gramStart"/>
            <w:r>
              <w:rPr>
                <w:sz w:val="16"/>
                <w:szCs w:val="16"/>
              </w:rPr>
              <w:t>Interface(</w:t>
            </w:r>
            <w:proofErr w:type="gramEnd"/>
            <w:r>
              <w:rPr>
                <w:sz w:val="16"/>
                <w:szCs w:val="16"/>
              </w:rPr>
              <w:t>Intel 82599),2-Port,SFP+(with 2x Multi-mode Optical Transceiver),</w:t>
            </w:r>
            <w:proofErr w:type="spellStart"/>
            <w:r>
              <w:rPr>
                <w:sz w:val="16"/>
                <w:szCs w:val="16"/>
              </w:rPr>
              <w:t>PCIe</w:t>
            </w:r>
            <w:proofErr w:type="spellEnd"/>
            <w:r>
              <w:rPr>
                <w:sz w:val="16"/>
                <w:szCs w:val="16"/>
              </w:rPr>
              <w:t xml:space="preserve"> 2.0 x8</w:t>
            </w:r>
          </w:p>
        </w:tc>
      </w:tr>
      <w:tr w:rsidR="00F206DC" w14:paraId="1DA133DC" w14:textId="77777777">
        <w:trPr>
          <w:trHeight w:val="200"/>
        </w:trPr>
        <w:tc>
          <w:tcPr>
            <w:tcW w:w="10103" w:type="dxa"/>
            <w:gridSpan w:val="2"/>
            <w:tcBorders>
              <w:top w:val="single" w:sz="6" w:space="0" w:color="000000"/>
              <w:left w:val="single" w:sz="6" w:space="0" w:color="000000"/>
              <w:bottom w:val="single" w:sz="6" w:space="0" w:color="000000"/>
              <w:right w:val="single" w:sz="6" w:space="0" w:color="000000"/>
            </w:tcBorders>
            <w:shd w:val="clear" w:color="auto" w:fill="C9DAF8"/>
            <w:tcMar>
              <w:left w:w="40" w:type="dxa"/>
              <w:right w:w="40" w:type="dxa"/>
            </w:tcMar>
            <w:vAlign w:val="center"/>
          </w:tcPr>
          <w:p w14:paraId="75A387E4" w14:textId="77777777" w:rsidR="00F206DC" w:rsidRDefault="009D2490">
            <w:pPr>
              <w:widowControl w:val="0"/>
            </w:pPr>
            <w:r>
              <w:rPr>
                <w:b/>
                <w:sz w:val="16"/>
                <w:szCs w:val="16"/>
              </w:rPr>
              <w:t xml:space="preserve">Cables and Optional </w:t>
            </w:r>
            <w:proofErr w:type="spellStart"/>
            <w:r>
              <w:rPr>
                <w:b/>
                <w:sz w:val="16"/>
                <w:szCs w:val="16"/>
              </w:rPr>
              <w:t>Equipments</w:t>
            </w:r>
            <w:proofErr w:type="spellEnd"/>
          </w:p>
        </w:tc>
      </w:tr>
      <w:tr w:rsidR="00F206DC" w14:paraId="420947A8" w14:textId="77777777">
        <w:trPr>
          <w:trHeight w:val="200"/>
        </w:trPr>
        <w:tc>
          <w:tcPr>
            <w:tcW w:w="1770" w:type="dxa"/>
            <w:tcBorders>
              <w:top w:val="single" w:sz="6" w:space="0" w:color="000000"/>
              <w:left w:val="single" w:sz="6" w:space="0" w:color="000000"/>
              <w:bottom w:val="single" w:sz="6" w:space="0" w:color="000000"/>
              <w:right w:val="single" w:sz="6" w:space="0" w:color="000000"/>
            </w:tcBorders>
            <w:tcMar>
              <w:left w:w="40" w:type="dxa"/>
              <w:right w:w="40" w:type="dxa"/>
            </w:tcMar>
            <w:vAlign w:val="center"/>
          </w:tcPr>
          <w:p w14:paraId="4C4F467A" w14:textId="77777777" w:rsidR="00F206DC" w:rsidRDefault="009D2490">
            <w:pPr>
              <w:widowControl w:val="0"/>
            </w:pPr>
            <w:r>
              <w:rPr>
                <w:sz w:val="16"/>
                <w:szCs w:val="16"/>
              </w:rPr>
              <w:t>E2USRAIL01</w:t>
            </w:r>
          </w:p>
        </w:tc>
        <w:tc>
          <w:tcPr>
            <w:tcW w:w="8333" w:type="dxa"/>
            <w:tcBorders>
              <w:left w:val="single" w:sz="6" w:space="0" w:color="000000"/>
              <w:bottom w:val="single" w:sz="6" w:space="0" w:color="000000"/>
              <w:right w:val="single" w:sz="6" w:space="0" w:color="000000"/>
            </w:tcBorders>
            <w:tcMar>
              <w:left w:w="40" w:type="dxa"/>
              <w:right w:w="40" w:type="dxa"/>
            </w:tcMar>
            <w:vAlign w:val="center"/>
          </w:tcPr>
          <w:p w14:paraId="184FA212" w14:textId="77777777" w:rsidR="00F206DC" w:rsidRDefault="009D2490">
            <w:pPr>
              <w:widowControl w:val="0"/>
            </w:pPr>
            <w:r>
              <w:rPr>
                <w:sz w:val="16"/>
                <w:szCs w:val="16"/>
              </w:rPr>
              <w:t>2U Ball Bearing Rail Kit</w:t>
            </w:r>
          </w:p>
        </w:tc>
      </w:tr>
      <w:tr w:rsidR="00F206DC" w14:paraId="1E129070" w14:textId="77777777">
        <w:trPr>
          <w:trHeight w:val="200"/>
        </w:trPr>
        <w:tc>
          <w:tcPr>
            <w:tcW w:w="1770"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790EDDEE" w14:textId="77777777" w:rsidR="00F206DC" w:rsidRDefault="009D2490">
            <w:pPr>
              <w:widowControl w:val="0"/>
            </w:pPr>
            <w:r>
              <w:rPr>
                <w:sz w:val="16"/>
                <w:szCs w:val="16"/>
              </w:rPr>
              <w:t>B1U2UCMA</w:t>
            </w:r>
          </w:p>
        </w:tc>
        <w:tc>
          <w:tcPr>
            <w:tcW w:w="8333" w:type="dxa"/>
            <w:tcBorders>
              <w:top w:val="single" w:sz="6" w:space="0" w:color="000000"/>
              <w:left w:val="single" w:sz="6" w:space="0" w:color="000000"/>
              <w:bottom w:val="single" w:sz="12" w:space="0" w:color="000000"/>
              <w:right w:val="single" w:sz="6" w:space="0" w:color="000000"/>
            </w:tcBorders>
            <w:tcMar>
              <w:left w:w="40" w:type="dxa"/>
              <w:right w:w="40" w:type="dxa"/>
            </w:tcMar>
            <w:vAlign w:val="center"/>
          </w:tcPr>
          <w:p w14:paraId="4A64F4DD" w14:textId="77777777" w:rsidR="00F206DC" w:rsidRDefault="009D2490">
            <w:pPr>
              <w:widowControl w:val="0"/>
            </w:pPr>
            <w:r>
              <w:rPr>
                <w:sz w:val="16"/>
                <w:szCs w:val="16"/>
              </w:rPr>
              <w:t>1U/2U Cable Management Arm</w:t>
            </w:r>
          </w:p>
        </w:tc>
      </w:tr>
    </w:tbl>
    <w:p w14:paraId="493BDD79" w14:textId="77777777" w:rsidR="00F206DC" w:rsidRDefault="00F206DC">
      <w:bookmarkStart w:id="4" w:name="_3znysh7" w:colFirst="0" w:colLast="0"/>
      <w:bookmarkEnd w:id="4"/>
    </w:p>
    <w:p w14:paraId="18AC3B0F" w14:textId="77777777" w:rsidR="00F206DC" w:rsidRDefault="009D2490">
      <w:r>
        <w:lastRenderedPageBreak/>
        <w:t xml:space="preserve">Network equipment and other cluster related accessories are called out in the below reference document shared by </w:t>
      </w:r>
      <w:proofErr w:type="spellStart"/>
      <w:r>
        <w:t>Millicom</w:t>
      </w:r>
      <w:proofErr w:type="spellEnd"/>
      <w:r>
        <w:t xml:space="preserve"> team.</w:t>
      </w:r>
    </w:p>
    <w:p w14:paraId="22626899" w14:textId="77777777" w:rsidR="00F206DC" w:rsidRDefault="009D2490">
      <w:r>
        <w:t xml:space="preserve">Reference </w:t>
      </w:r>
      <w:proofErr w:type="gramStart"/>
      <w:r>
        <w:t>Document :</w:t>
      </w:r>
      <w:proofErr w:type="gramEnd"/>
      <w:r>
        <w:t xml:space="preserve"> </w:t>
      </w:r>
      <w:hyperlink r:id="rId10" w:anchor="gid=710765837">
        <w:r>
          <w:rPr>
            <w:color w:val="1155CC"/>
            <w:u w:val="single"/>
          </w:rPr>
          <w:t>https://docs.google.com/spreadsheets/d/14dywjrxvFJtH9sOCOXAwwY4oOF6wQ1kc_jK9ZkP3JcA/edit#gid=710765837</w:t>
        </w:r>
      </w:hyperlink>
    </w:p>
    <w:p w14:paraId="34536743" w14:textId="77777777" w:rsidR="00F206DC" w:rsidRDefault="009D2490">
      <w:pPr>
        <w:pStyle w:val="Heading1"/>
        <w:numPr>
          <w:ilvl w:val="0"/>
          <w:numId w:val="9"/>
        </w:numPr>
      </w:pPr>
      <w:bookmarkStart w:id="5" w:name="_2et92p0" w:colFirst="0" w:colLast="0"/>
      <w:bookmarkEnd w:id="5"/>
      <w:r>
        <w:rPr>
          <w:sz w:val="34"/>
          <w:szCs w:val="34"/>
        </w:rPr>
        <w:t>System Architecture</w:t>
      </w:r>
    </w:p>
    <w:p w14:paraId="7EAD3939" w14:textId="77777777" w:rsidR="00F206DC" w:rsidRDefault="009D2490">
      <w:r>
        <w:t xml:space="preserve">This section describes, at a high level, Hadoop cluster system architecture.  </w:t>
      </w:r>
    </w:p>
    <w:p w14:paraId="56792F46" w14:textId="77777777" w:rsidR="00F206DC" w:rsidRDefault="009D2490">
      <w:r>
        <w:t xml:space="preserve">In order to meet the initial infrastructure requirements of holding 26 TB for a </w:t>
      </w:r>
      <w:proofErr w:type="gramStart"/>
      <w:r>
        <w:t>13 month</w:t>
      </w:r>
      <w:proofErr w:type="gramEnd"/>
      <w:r>
        <w:t xml:space="preserve"> period </w:t>
      </w:r>
      <w:proofErr w:type="spellStart"/>
      <w:r>
        <w:t>Zaloni</w:t>
      </w:r>
      <w:r>
        <w:rPr>
          <w:rFonts w:ascii="Helvetica Neue" w:eastAsia="Helvetica Neue" w:hAnsi="Helvetica Neue" w:cs="Helvetica Neue"/>
        </w:rPr>
        <w:t>’s</w:t>
      </w:r>
      <w:proofErr w:type="spellEnd"/>
      <w:r>
        <w:rPr>
          <w:rFonts w:ascii="Helvetica Neue" w:eastAsia="Helvetica Neue" w:hAnsi="Helvetica Neue" w:cs="Helvetica Neue"/>
        </w:rPr>
        <w:t xml:space="preserve"> recommendation for the infrastructure is a cluster of servers referred t</w:t>
      </w:r>
      <w:r>
        <w:rPr>
          <w:rFonts w:ascii="Helvetica Neue" w:eastAsia="Helvetica Neue" w:hAnsi="Helvetica Neue" w:cs="Helvetica Neue"/>
        </w:rPr>
        <w:t>o as the Mas</w:t>
      </w:r>
      <w:r>
        <w:t>ter pod which has:</w:t>
      </w:r>
    </w:p>
    <w:p w14:paraId="02177C1B" w14:textId="77777777" w:rsidR="00F206DC" w:rsidRDefault="009D2490">
      <w:r>
        <w:t xml:space="preserve">1 Admin/Edge Pod consisting </w:t>
      </w:r>
      <w:proofErr w:type="gramStart"/>
      <w:r>
        <w:t>of  2</w:t>
      </w:r>
      <w:proofErr w:type="gramEnd"/>
      <w:r>
        <w:t xml:space="preserve"> master/edge nodes</w:t>
      </w:r>
    </w:p>
    <w:p w14:paraId="5A00CBF5" w14:textId="77777777" w:rsidR="00F206DC" w:rsidRDefault="009D2490">
      <w:r>
        <w:t>1 Data Pod consisting of 4 data/worker nodes.</w:t>
      </w:r>
    </w:p>
    <w:p w14:paraId="6B9D6007" w14:textId="77777777" w:rsidR="00F206DC" w:rsidRDefault="009D2490">
      <w:r>
        <w:t xml:space="preserve"> The Master pod is recommended as the starting point for each country implementation. As the data storage needs and ingestion rates increase, scaling is achieved by adding Data pods and/or Admin/Edge pods. Note that high availability is currently not a req</w:t>
      </w:r>
      <w:r>
        <w:t>uirement. But if high availability is needed, a third master node would be added.</w:t>
      </w:r>
    </w:p>
    <w:p w14:paraId="0F79DE36" w14:textId="77777777" w:rsidR="00F206DC" w:rsidRDefault="009D2490">
      <w:r>
        <w:t xml:space="preserve"> Scaling in increments of a pod provides the pre-designed black box view of infrastructure and helps achieve implementation and cost efficiency.</w:t>
      </w:r>
    </w:p>
    <w:p w14:paraId="514E8639" w14:textId="77777777" w:rsidR="00F206DC" w:rsidRDefault="009D2490">
      <w:r>
        <w:t xml:space="preserve"> Cloudera Hadoop distribution</w:t>
      </w:r>
      <w:r>
        <w:t xml:space="preserve"> will be the Hadoop platform software running on the servers.</w:t>
      </w:r>
    </w:p>
    <w:p w14:paraId="4C8012EC" w14:textId="77777777" w:rsidR="00F206DC" w:rsidRDefault="009D2490">
      <w:r>
        <w:t xml:space="preserve">Bedrock application software will reside on the edge </w:t>
      </w:r>
      <w:proofErr w:type="spellStart"/>
      <w:proofErr w:type="gramStart"/>
      <w:r>
        <w:t>nodes.The</w:t>
      </w:r>
      <w:proofErr w:type="spellEnd"/>
      <w:proofErr w:type="gramEnd"/>
      <w:r>
        <w:t xml:space="preserve"> edge nodes are also referred to as landing nodes since incoming data may be dropped on them.</w:t>
      </w:r>
    </w:p>
    <w:p w14:paraId="6862B5E2" w14:textId="77777777" w:rsidR="00F206DC" w:rsidRDefault="009D2490">
      <w:r>
        <w:t xml:space="preserve">The following diagram illustrates the </w:t>
      </w:r>
      <w:r>
        <w:t>concept of an infrastructure Master pod specification.</w:t>
      </w:r>
    </w:p>
    <w:p w14:paraId="2DE88A40" w14:textId="77777777" w:rsidR="00F206DC" w:rsidRDefault="009D2490">
      <w:r>
        <w:t xml:space="preserve"> </w:t>
      </w:r>
    </w:p>
    <w:p w14:paraId="4D0C8959" w14:textId="77777777" w:rsidR="00F206DC" w:rsidRDefault="00F206DC"/>
    <w:p w14:paraId="74FDFBD6" w14:textId="77777777" w:rsidR="00F206DC" w:rsidRDefault="00F206DC"/>
    <w:p w14:paraId="4EB33F25" w14:textId="77777777" w:rsidR="00F206DC" w:rsidRDefault="00F206DC"/>
    <w:p w14:paraId="4D8A58C4" w14:textId="77777777" w:rsidR="00F206DC" w:rsidRDefault="009D2490">
      <w:r>
        <w:rPr>
          <w:noProof/>
        </w:rPr>
        <w:lastRenderedPageBreak/>
        <w:drawing>
          <wp:inline distT="0" distB="0" distL="0" distR="0" wp14:anchorId="397A63A7" wp14:editId="274DE093">
            <wp:extent cx="5961888" cy="6894562"/>
            <wp:effectExtent l="3175" t="3175" r="3175" b="3175"/>
            <wp:docPr id="5" name="image10.png" descr="https://documents.lucidchart.com/documents/052891f4-0ced-4a45-98c0-6daf87e19009/pages/0_0?a=3912&amp;x=-24&amp;y=106&amp;w=1408&amp;h=1628&amp;store=1&amp;accept=image%2F*&amp;auth=LCA%20646dc1b73044f0c3f31af97c1dab37462e040b4b-ts%3D1510349315"/>
            <wp:cNvGraphicFramePr/>
            <a:graphic xmlns:a="http://schemas.openxmlformats.org/drawingml/2006/main">
              <a:graphicData uri="http://schemas.openxmlformats.org/drawingml/2006/picture">
                <pic:pic xmlns:pic="http://schemas.openxmlformats.org/drawingml/2006/picture">
                  <pic:nvPicPr>
                    <pic:cNvPr id="0" name="image10.png" descr="https://documents.lucidchart.com/documents/052891f4-0ced-4a45-98c0-6daf87e19009/pages/0_0?a=3912&amp;x=-24&amp;y=106&amp;w=1408&amp;h=1628&amp;store=1&amp;accept=image%2F*&amp;auth=LCA%20646dc1b73044f0c3f31af97c1dab37462e040b4b-ts%3D1510349315"/>
                    <pic:cNvPicPr preferRelativeResize="0"/>
                  </pic:nvPicPr>
                  <pic:blipFill>
                    <a:blip r:embed="rId11"/>
                    <a:srcRect/>
                    <a:stretch>
                      <a:fillRect/>
                    </a:stretch>
                  </pic:blipFill>
                  <pic:spPr>
                    <a:xfrm>
                      <a:off x="0" y="0"/>
                      <a:ext cx="5961888" cy="6894562"/>
                    </a:xfrm>
                    <a:prstGeom prst="rect">
                      <a:avLst/>
                    </a:prstGeom>
                    <a:ln w="3175">
                      <a:solidFill>
                        <a:srgbClr val="000000"/>
                      </a:solidFill>
                      <a:prstDash val="solid"/>
                    </a:ln>
                  </pic:spPr>
                </pic:pic>
              </a:graphicData>
            </a:graphic>
          </wp:inline>
        </w:drawing>
      </w:r>
      <w:commentRangeStart w:id="6"/>
      <w:commentRangeStart w:id="7"/>
      <w:commentRangeStart w:id="8"/>
      <w:commentRangeStart w:id="9"/>
    </w:p>
    <w:commentRangeEnd w:id="6"/>
    <w:p w14:paraId="4F7C2760" w14:textId="77777777" w:rsidR="00F206DC" w:rsidRDefault="009D2490">
      <w:pPr>
        <w:rPr>
          <w:ins w:id="10" w:author="Sandra Milena Cardona Gil" w:date="2017-11-01T10:30:00Z"/>
        </w:rPr>
      </w:pPr>
      <w:ins w:id="11" w:author="Sandra Milena Cardona Gil" w:date="2017-11-01T10:30:00Z">
        <w:r>
          <w:commentReference w:id="6"/>
        </w:r>
        <w:commentRangeEnd w:id="7"/>
        <w:r>
          <w:commentReference w:id="7"/>
        </w:r>
        <w:commentRangeEnd w:id="8"/>
        <w:r>
          <w:commentReference w:id="8"/>
        </w:r>
        <w:commentRangeEnd w:id="9"/>
        <w:r>
          <w:commentReference w:id="9"/>
        </w:r>
      </w:ins>
    </w:p>
    <w:p w14:paraId="68FF7559" w14:textId="77777777" w:rsidR="00F206DC" w:rsidRDefault="009D2490">
      <w:ins w:id="12" w:author="Sandra Milena Cardona Gil" w:date="2017-11-01T10:30:00Z">
        <w:r>
          <w:rPr>
            <w:noProof/>
          </w:rPr>
          <w:lastRenderedPageBreak/>
          <w:drawing>
            <wp:inline distT="0" distB="0" distL="0" distR="0" wp14:anchorId="71AD383F" wp14:editId="1D53C8B8">
              <wp:extent cx="5943600" cy="32962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296285"/>
                      </a:xfrm>
                      <a:prstGeom prst="rect">
                        <a:avLst/>
                      </a:prstGeom>
                      <a:ln/>
                    </pic:spPr>
                  </pic:pic>
                </a:graphicData>
              </a:graphic>
            </wp:inline>
          </w:drawing>
        </w:r>
      </w:ins>
    </w:p>
    <w:p w14:paraId="2B45D19E" w14:textId="77777777" w:rsidR="00F206DC" w:rsidRDefault="00F206DC"/>
    <w:p w14:paraId="30875EA9" w14:textId="77777777" w:rsidR="00F206DC" w:rsidRDefault="009D2490">
      <w:r>
        <w:t xml:space="preserve">Cluster sizing is done to meet the current data storage </w:t>
      </w:r>
      <w:proofErr w:type="gramStart"/>
      <w:r>
        <w:t>requirement  and</w:t>
      </w:r>
      <w:proofErr w:type="gramEnd"/>
      <w:r>
        <w:t xml:space="preserve"> also taking into consideration:</w:t>
      </w:r>
    </w:p>
    <w:p w14:paraId="54473F14" w14:textId="77777777" w:rsidR="00F206DC" w:rsidRDefault="009D2490">
      <w:pPr>
        <w:numPr>
          <w:ilvl w:val="0"/>
          <w:numId w:val="15"/>
        </w:numPr>
        <w:ind w:hanging="360"/>
        <w:contextualSpacing/>
      </w:pPr>
      <w:r>
        <w:t>additional storage needed for compute purposes such as shuffling, tempora</w:t>
      </w:r>
      <w:r>
        <w:t>ry or intermediate data</w:t>
      </w:r>
    </w:p>
    <w:p w14:paraId="4C4BB942" w14:textId="77777777" w:rsidR="00F206DC" w:rsidRDefault="009D2490">
      <w:pPr>
        <w:numPr>
          <w:ilvl w:val="0"/>
          <w:numId w:val="15"/>
        </w:numPr>
        <w:ind w:hanging="360"/>
        <w:contextualSpacing/>
      </w:pPr>
      <w:r>
        <w:t>room for growth, while still being cost efficient over the time horizon</w:t>
      </w:r>
    </w:p>
    <w:p w14:paraId="100EEE66" w14:textId="77777777" w:rsidR="00F206DC" w:rsidRDefault="009D2490">
      <w:pPr>
        <w:numPr>
          <w:ilvl w:val="0"/>
          <w:numId w:val="15"/>
        </w:numPr>
        <w:ind w:hanging="360"/>
        <w:contextualSpacing/>
      </w:pPr>
      <w:r>
        <w:t>better parallelization of jobs is ensured with at least 4 nodes</w:t>
      </w:r>
    </w:p>
    <w:p w14:paraId="27DC753B" w14:textId="77777777" w:rsidR="00F206DC" w:rsidRDefault="00F206DC"/>
    <w:p w14:paraId="4F8A186C" w14:textId="77777777" w:rsidR="00F206DC" w:rsidRDefault="009D2490">
      <w:r>
        <w:t>Assuming the default replication of each block of storage in a Hadoop cluster is 3 times,</w:t>
      </w:r>
    </w:p>
    <w:p w14:paraId="7FD7C5B7" w14:textId="77777777" w:rsidR="00F206DC" w:rsidRDefault="009D2490">
      <w:r>
        <w:t>the i</w:t>
      </w:r>
      <w:r>
        <w:t xml:space="preserve">nitial pod capacity will be (4 nodes x 12 </w:t>
      </w:r>
      <w:proofErr w:type="gramStart"/>
      <w:r>
        <w:t>disks  x</w:t>
      </w:r>
      <w:proofErr w:type="gramEnd"/>
      <w:r>
        <w:t xml:space="preserve"> 4 TB per disk) / 3x replication factor = 64 TB</w:t>
      </w:r>
    </w:p>
    <w:p w14:paraId="13C8FF8F" w14:textId="77777777" w:rsidR="00F206DC" w:rsidRDefault="00F206DC"/>
    <w:p w14:paraId="2100D104" w14:textId="77777777" w:rsidR="00F206DC" w:rsidRDefault="009D2490">
      <w:r>
        <w:t xml:space="preserve">This sizing meets the current requirement of around 26 TB for a </w:t>
      </w:r>
      <w:proofErr w:type="gramStart"/>
      <w:r>
        <w:t>13 month</w:t>
      </w:r>
      <w:proofErr w:type="gramEnd"/>
      <w:r>
        <w:t xml:space="preserve"> period while also taking into consideration:</w:t>
      </w:r>
    </w:p>
    <w:p w14:paraId="375F458B" w14:textId="77777777" w:rsidR="00F206DC" w:rsidRDefault="009D2490">
      <w:r>
        <w:t>-</w:t>
      </w:r>
      <w:r>
        <w:rPr>
          <w:sz w:val="14"/>
          <w:szCs w:val="14"/>
        </w:rPr>
        <w:t xml:space="preserve">       </w:t>
      </w:r>
      <w:r>
        <w:t>additional storage needed for compute purposes such as shuffling, temporary or intermediate data</w:t>
      </w:r>
    </w:p>
    <w:p w14:paraId="5CFBBD16" w14:textId="77777777" w:rsidR="00F206DC" w:rsidRDefault="009D2490">
      <w:r>
        <w:t>-</w:t>
      </w:r>
      <w:r>
        <w:rPr>
          <w:sz w:val="14"/>
          <w:szCs w:val="14"/>
        </w:rPr>
        <w:t xml:space="preserve">       </w:t>
      </w:r>
      <w:r>
        <w:t>room for growth, while still being cost efficient over the time horizon</w:t>
      </w:r>
    </w:p>
    <w:p w14:paraId="4091DBCB" w14:textId="77777777" w:rsidR="00F206DC" w:rsidRDefault="009D2490">
      <w:r>
        <w:t>better parallelization of jobs is ensured with at least 4 nodes</w:t>
      </w:r>
    </w:p>
    <w:p w14:paraId="36A9DCAE" w14:textId="77777777" w:rsidR="00F206DC" w:rsidRDefault="009D2490">
      <w:pPr>
        <w:pStyle w:val="Heading2"/>
        <w:numPr>
          <w:ilvl w:val="1"/>
          <w:numId w:val="9"/>
        </w:numPr>
      </w:pPr>
      <w:bookmarkStart w:id="13" w:name="_tyjcwt" w:colFirst="0" w:colLast="0"/>
      <w:bookmarkEnd w:id="13"/>
      <w:r>
        <w:t>Cluster Sizing</w:t>
      </w:r>
    </w:p>
    <w:p w14:paraId="2D83C233" w14:textId="77777777" w:rsidR="00F206DC" w:rsidRDefault="009D2490">
      <w:r>
        <w:rPr>
          <w:highlight w:val="white"/>
        </w:rPr>
        <w:t xml:space="preserve">The Data Lake is designed to hold 9 </w:t>
      </w:r>
      <w:proofErr w:type="spellStart"/>
      <w:r>
        <w:rPr>
          <w:highlight w:val="white"/>
        </w:rPr>
        <w:t>month</w:t>
      </w:r>
      <w:r>
        <w:rPr>
          <w:rFonts w:ascii="Helvetica Neue" w:eastAsia="Helvetica Neue" w:hAnsi="Helvetica Neue" w:cs="Helvetica Neue"/>
          <w:highlight w:val="white"/>
        </w:rPr>
        <w:t>’s worth</w:t>
      </w:r>
      <w:proofErr w:type="spellEnd"/>
      <w:r>
        <w:rPr>
          <w:rFonts w:ascii="Helvetica Neue" w:eastAsia="Helvetica Neue" w:hAnsi="Helvetica Neue" w:cs="Helvetica Neue"/>
          <w:highlight w:val="white"/>
        </w:rPr>
        <w:t xml:space="preserve"> of structured data needed for the data science team, with a current data window of 13 months. Data storage requirement (raw data</w:t>
      </w:r>
      <w:r>
        <w:rPr>
          <w:highlight w:val="white"/>
        </w:rPr>
        <w:t xml:space="preserve"> and any derived tables) is calculated as:</w:t>
      </w:r>
    </w:p>
    <w:p w14:paraId="32BDE0D7" w14:textId="77777777" w:rsidR="00F206DC" w:rsidRDefault="009D2490">
      <w:r>
        <w:t>15 TB in 9 months =&gt; 23 TB in 13 mo</w:t>
      </w:r>
      <w:r>
        <w:t xml:space="preserve">nths (based on current </w:t>
      </w:r>
      <w:proofErr w:type="spellStart"/>
      <w:r>
        <w:t>QuickWins</w:t>
      </w:r>
      <w:proofErr w:type="spellEnd"/>
      <w:r>
        <w:t xml:space="preserve"> project)</w:t>
      </w:r>
    </w:p>
    <w:p w14:paraId="3967686E" w14:textId="77777777" w:rsidR="00F206DC" w:rsidRDefault="009D2490">
      <w:r>
        <w:t>The cluster contains 4 data/slave nodes. The table below outlines available Hadoop storage based on the number of data nodes:</w:t>
      </w:r>
    </w:p>
    <w:p w14:paraId="4F1E1302" w14:textId="77777777" w:rsidR="00F206DC" w:rsidRDefault="00F206DC"/>
    <w:tbl>
      <w:tblPr>
        <w:tblStyle w:val="a2"/>
        <w:tblW w:w="96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90"/>
        <w:gridCol w:w="5040"/>
      </w:tblGrid>
      <w:tr w:rsidR="00F206DC" w14:paraId="3A15DB68" w14:textId="77777777">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C25C4" w14:textId="77777777" w:rsidR="00F206DC" w:rsidRDefault="009D2490">
            <w:pPr>
              <w:widowControl w:val="0"/>
            </w:pPr>
            <w:r>
              <w:rPr>
                <w:b/>
              </w:rPr>
              <w:lastRenderedPageBreak/>
              <w:t>Total Raw Storage over 4 data nodes</w:t>
            </w:r>
          </w:p>
        </w:tc>
        <w:tc>
          <w:tcPr>
            <w:tcW w:w="50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D1BB93" w14:textId="77777777" w:rsidR="00F206DC" w:rsidRDefault="009D2490">
            <w:pPr>
              <w:widowControl w:val="0"/>
            </w:pPr>
            <w:r>
              <w:t>4 nodes x 12 disks x 3.6* TB each =~ 172 TB</w:t>
            </w:r>
          </w:p>
        </w:tc>
      </w:tr>
      <w:tr w:rsidR="00F206DC" w14:paraId="79CF6B2C"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8EF8EC" w14:textId="77777777" w:rsidR="00F206DC" w:rsidRDefault="009D2490">
            <w:pPr>
              <w:widowControl w:val="0"/>
            </w:pPr>
            <w:r>
              <w:t>Total Intermediate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4EF07543" w14:textId="77777777" w:rsidR="00F206DC" w:rsidRDefault="009D2490">
            <w:pPr>
              <w:widowControl w:val="0"/>
            </w:pPr>
            <w:r>
              <w:t>0.25 x 172 TB = 43 TB</w:t>
            </w:r>
          </w:p>
        </w:tc>
      </w:tr>
      <w:tr w:rsidR="00F206DC" w14:paraId="530EF576"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4F5D0A" w14:textId="77777777" w:rsidR="00F206DC" w:rsidRDefault="009D2490">
            <w:pPr>
              <w:widowControl w:val="0"/>
            </w:pPr>
            <w:r>
              <w:t>HDFS Available Raw Storage (Configurable)</w:t>
            </w:r>
          </w:p>
        </w:tc>
        <w:tc>
          <w:tcPr>
            <w:tcW w:w="5040" w:type="dxa"/>
            <w:tcBorders>
              <w:bottom w:val="single" w:sz="8" w:space="0" w:color="000000"/>
              <w:right w:val="single" w:sz="8" w:space="0" w:color="000000"/>
            </w:tcBorders>
            <w:tcMar>
              <w:top w:w="100" w:type="dxa"/>
              <w:left w:w="100" w:type="dxa"/>
              <w:bottom w:w="100" w:type="dxa"/>
              <w:right w:w="100" w:type="dxa"/>
            </w:tcMar>
          </w:tcPr>
          <w:p w14:paraId="70B10B64" w14:textId="77777777" w:rsidR="00F206DC" w:rsidRDefault="009D2490">
            <w:pPr>
              <w:widowControl w:val="0"/>
            </w:pPr>
            <w:r>
              <w:t>0.75 x 172 TB = 129</w:t>
            </w:r>
          </w:p>
        </w:tc>
      </w:tr>
      <w:tr w:rsidR="00F206DC" w14:paraId="597D9BFC" w14:textId="77777777">
        <w:tc>
          <w:tcPr>
            <w:tcW w:w="45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EB8CB3" w14:textId="77777777" w:rsidR="00F206DC" w:rsidRDefault="009D2490">
            <w:pPr>
              <w:widowControl w:val="0"/>
            </w:pPr>
            <w:r>
              <w:t>HDFS Usable Storage (Configurable)</w:t>
            </w:r>
          </w:p>
          <w:p w14:paraId="0A81B142" w14:textId="77777777" w:rsidR="00F206DC" w:rsidRDefault="009D2490">
            <w:pPr>
              <w:widowControl w:val="0"/>
            </w:pPr>
            <w:r>
              <w:t xml:space="preserve">(with a replication factor of 3) </w:t>
            </w:r>
          </w:p>
        </w:tc>
        <w:tc>
          <w:tcPr>
            <w:tcW w:w="5040" w:type="dxa"/>
            <w:tcBorders>
              <w:bottom w:val="single" w:sz="8" w:space="0" w:color="000000"/>
              <w:right w:val="single" w:sz="8" w:space="0" w:color="000000"/>
            </w:tcBorders>
            <w:tcMar>
              <w:top w:w="100" w:type="dxa"/>
              <w:left w:w="100" w:type="dxa"/>
              <w:bottom w:w="100" w:type="dxa"/>
              <w:right w:w="100" w:type="dxa"/>
            </w:tcMar>
          </w:tcPr>
          <w:p w14:paraId="2C79D8C4" w14:textId="77777777" w:rsidR="00F206DC" w:rsidRDefault="009D2490">
            <w:pPr>
              <w:widowControl w:val="0"/>
            </w:pPr>
            <w:r>
              <w:t>129 TB / 3 = 43 TB</w:t>
            </w:r>
          </w:p>
        </w:tc>
      </w:tr>
    </w:tbl>
    <w:p w14:paraId="42D60902" w14:textId="77777777" w:rsidR="00F206DC" w:rsidRDefault="00F206DC"/>
    <w:p w14:paraId="2824723C" w14:textId="77777777" w:rsidR="00F206DC" w:rsidRDefault="009D2490">
      <w:r>
        <w:rPr>
          <w:highlight w:val="white"/>
        </w:rPr>
        <w:t>* Like with any HDDs, entire advertised space of a disk is not usable. A small fraction becomes unusable/reserved after partitioning and formatting. Typically, only 3.6 TB is usable on a 4 TB disk.</w:t>
      </w:r>
    </w:p>
    <w:p w14:paraId="193F3FD7" w14:textId="77777777" w:rsidR="00F206DC" w:rsidRDefault="00F206DC"/>
    <w:p w14:paraId="2A80DEFE" w14:textId="77777777" w:rsidR="00F206DC" w:rsidRDefault="009D2490">
      <w:r>
        <w:rPr>
          <w:highlight w:val="white"/>
        </w:rPr>
        <w:t>Note:</w:t>
      </w:r>
    </w:p>
    <w:p w14:paraId="2CF77F7B" w14:textId="77777777" w:rsidR="00F206DC" w:rsidRDefault="009D2490">
      <w:r>
        <w:rPr>
          <w:highlight w:val="white"/>
        </w:rPr>
        <w:t xml:space="preserve">The data could be accumulated beyond 13 months and </w:t>
      </w:r>
      <w:r>
        <w:rPr>
          <w:highlight w:val="white"/>
        </w:rPr>
        <w:t>the Data Lake scaled as needed.</w:t>
      </w:r>
    </w:p>
    <w:p w14:paraId="2DE256EB" w14:textId="77777777" w:rsidR="00F206DC" w:rsidRDefault="00F206DC"/>
    <w:p w14:paraId="5F2D48EA" w14:textId="77777777" w:rsidR="00F206DC" w:rsidRDefault="009D2490">
      <w:pPr>
        <w:pStyle w:val="Heading2"/>
        <w:numPr>
          <w:ilvl w:val="1"/>
          <w:numId w:val="9"/>
        </w:numPr>
      </w:pPr>
      <w:bookmarkStart w:id="14" w:name="_3dy6vkm" w:colFirst="0" w:colLast="0"/>
      <w:bookmarkEnd w:id="14"/>
      <w:r>
        <w:t>Network Design</w:t>
      </w:r>
    </w:p>
    <w:p w14:paraId="67532726" w14:textId="77777777" w:rsidR="00F206DC" w:rsidRDefault="009D2490">
      <w:r>
        <w:rPr>
          <w:rFonts w:ascii="Calibri" w:eastAsia="Calibri" w:hAnsi="Calibri" w:cs="Calibri"/>
        </w:rPr>
        <w:t xml:space="preserve">Network is a critical resource for a Hadoop cluster.  High network bandwidth is used during the shuffle phase of MapReduce, during data replication etc. For this reason, we chose to have a </w:t>
      </w:r>
      <w:r>
        <w:t xml:space="preserve">10 </w:t>
      </w:r>
      <w:proofErr w:type="spellStart"/>
      <w:r>
        <w:t>Gbps</w:t>
      </w:r>
      <w:proofErr w:type="spellEnd"/>
      <w:r>
        <w:t xml:space="preserve"> network for</w:t>
      </w:r>
      <w:r>
        <w:t xml:space="preserve"> the Hadoop cluster with a dedicated Top-of-Rack switch. Servers are configured with NIC bonding to provide increased bandwidth and fault </w:t>
      </w:r>
      <w:proofErr w:type="gramStart"/>
      <w:r>
        <w:t>tolerance .The</w:t>
      </w:r>
      <w:proofErr w:type="gramEnd"/>
      <w:r>
        <w:t xml:space="preserve"> </w:t>
      </w:r>
      <w:proofErr w:type="spellStart"/>
      <w:r>
        <w:t>ToR</w:t>
      </w:r>
      <w:proofErr w:type="spellEnd"/>
      <w:r>
        <w:t xml:space="preserve"> Switch also has redundant power supplies for fault tolerance. </w:t>
      </w:r>
    </w:p>
    <w:p w14:paraId="7C11DD74" w14:textId="77777777" w:rsidR="00F206DC" w:rsidRDefault="00F206DC"/>
    <w:p w14:paraId="5469A69F" w14:textId="77777777" w:rsidR="00F206DC" w:rsidRDefault="009D2490">
      <w:pPr>
        <w:pStyle w:val="Heading1"/>
        <w:numPr>
          <w:ilvl w:val="0"/>
          <w:numId w:val="9"/>
        </w:numPr>
      </w:pPr>
      <w:bookmarkStart w:id="15" w:name="_1t3h5sf" w:colFirst="0" w:colLast="0"/>
      <w:bookmarkEnd w:id="15"/>
      <w:r>
        <w:t>Operating System</w:t>
      </w:r>
    </w:p>
    <w:p w14:paraId="742A08C9" w14:textId="77777777" w:rsidR="00F206DC" w:rsidRDefault="009D2490">
      <w:pPr>
        <w:pStyle w:val="Heading2"/>
        <w:numPr>
          <w:ilvl w:val="1"/>
          <w:numId w:val="9"/>
        </w:numPr>
      </w:pPr>
      <w:bookmarkStart w:id="16" w:name="_4d34og8" w:colFirst="0" w:colLast="0"/>
      <w:bookmarkEnd w:id="16"/>
      <w:r>
        <w:t>Version</w:t>
      </w:r>
    </w:p>
    <w:p w14:paraId="0B9FFDDC" w14:textId="77777777" w:rsidR="00F206DC" w:rsidRDefault="009D2490">
      <w:r>
        <w:t>Based on Cloudera</w:t>
      </w:r>
      <w:r>
        <w:rPr>
          <w:rFonts w:ascii="Helvetica Neue" w:eastAsia="Helvetica Neue" w:hAnsi="Helvetica Neue" w:cs="Helvetica Neue"/>
        </w:rPr>
        <w:t xml:space="preserve">’s recommendation for CDH </w:t>
      </w:r>
      <w:ins w:id="17" w:author="Microsoft Office User" w:date="2017-11-10T15:34:00Z">
        <w:r>
          <w:t>5.8.</w:t>
        </w:r>
      </w:ins>
      <w:r>
        <w:t>4</w:t>
      </w:r>
      <w:del w:id="18" w:author="Microsoft Office User" w:date="2017-11-10T15:34:00Z">
        <w:r>
          <w:delText>X.X TBD</w:delText>
        </w:r>
      </w:del>
      <w:r>
        <w:t xml:space="preserve">, and </w:t>
      </w:r>
      <w:proofErr w:type="spellStart"/>
      <w:r>
        <w:t>Millicom</w:t>
      </w:r>
      <w:proofErr w:type="spellEnd"/>
      <w:r>
        <w:t xml:space="preserve"> corporate server OS policy, </w:t>
      </w:r>
      <w:del w:id="19" w:author="Sandra Milena Cardona Gil" w:date="2017-11-01T10:26:00Z">
        <w:r>
          <w:delText xml:space="preserve">CentOS 6.7 (64-bit) </w:delText>
        </w:r>
      </w:del>
      <w:ins w:id="20" w:author="Sandra Milena Cardona Gil" w:date="2017-11-01T10:26:00Z">
        <w:r>
          <w:t xml:space="preserve"> </w:t>
        </w:r>
        <w:r>
          <w:rPr>
            <w:rPrChange w:id="21" w:author="Sandra Milena Cardona Gil" w:date="2017-11-01T10:27:00Z">
              <w:rPr>
                <w:rFonts w:ascii="Arial" w:eastAsia="Arial" w:hAnsi="Arial" w:cs="Arial"/>
                <w:color w:val="1F497D"/>
              </w:rPr>
            </w:rPrChange>
          </w:rPr>
          <w:t xml:space="preserve"> Red Hat Enterprise Linux Server release 6.9</w:t>
        </w:r>
      </w:ins>
      <w:r>
        <w:t>is installed on all the cluster nodes.</w:t>
      </w:r>
    </w:p>
    <w:p w14:paraId="13DA97B3" w14:textId="77777777" w:rsidR="00F206DC" w:rsidRDefault="009D2490">
      <w:pPr>
        <w:pStyle w:val="Heading2"/>
        <w:numPr>
          <w:ilvl w:val="1"/>
          <w:numId w:val="9"/>
        </w:numPr>
      </w:pPr>
      <w:bookmarkStart w:id="22" w:name="_2s8eyo1" w:colFirst="0" w:colLast="0"/>
      <w:bookmarkEnd w:id="22"/>
      <w:r>
        <w:t>Hostname convention</w:t>
      </w:r>
    </w:p>
    <w:p w14:paraId="43FA5909" w14:textId="77777777" w:rsidR="00F206DC" w:rsidRDefault="009D2490">
      <w:r>
        <w:t xml:space="preserve">For easy recognition of roles and </w:t>
      </w:r>
      <w:r>
        <w:t xml:space="preserve">physical connectivity a hostname convention comprising of the project name identifier, followed by the rack ID, the machine class, and a machine ID is used. </w:t>
      </w:r>
    </w:p>
    <w:p w14:paraId="76369225" w14:textId="77777777" w:rsidR="00F206DC" w:rsidRDefault="009D2490">
      <w:r>
        <w:t>For example, siteID-prod-r01m01 represents a particular site</w:t>
      </w:r>
      <w:r>
        <w:rPr>
          <w:rFonts w:ascii="Helvetica Neue" w:eastAsia="Helvetica Neue" w:hAnsi="Helvetica Neue" w:cs="Helvetica Neue"/>
        </w:rPr>
        <w:t xml:space="preserve">’s production </w:t>
      </w:r>
      <w:r>
        <w:t xml:space="preserve">cluster, rack 1, master </w:t>
      </w:r>
      <w:r>
        <w:t>node 1</w:t>
      </w:r>
    </w:p>
    <w:p w14:paraId="26919A84" w14:textId="77777777" w:rsidR="00F206DC" w:rsidRDefault="009D2490">
      <w:r>
        <w:t>This convention is also useful when configuring rack awareness within Cloudera Manager</w:t>
      </w:r>
    </w:p>
    <w:p w14:paraId="3AE18435" w14:textId="77777777" w:rsidR="00F206DC" w:rsidRDefault="009D2490">
      <w:pPr>
        <w:pStyle w:val="Heading2"/>
        <w:numPr>
          <w:ilvl w:val="1"/>
          <w:numId w:val="9"/>
        </w:numPr>
      </w:pPr>
      <w:bookmarkStart w:id="23" w:name="_17dp8vu" w:colFirst="0" w:colLast="0"/>
      <w:bookmarkEnd w:id="23"/>
      <w:r>
        <w:t>DNS resolution</w:t>
      </w:r>
    </w:p>
    <w:p w14:paraId="7899BF51" w14:textId="77777777" w:rsidR="00F206DC" w:rsidRDefault="009D2490">
      <w:r>
        <w:rPr>
          <w:rFonts w:ascii="Calibri" w:eastAsia="Calibri" w:hAnsi="Calibri" w:cs="Calibri"/>
        </w:rPr>
        <w:t>All hosts in the cluster must have DNS resolution configured and be able perform both forward and reverse lookups on other nodes in the cluster. DN</w:t>
      </w:r>
      <w:r>
        <w:rPr>
          <w:rFonts w:ascii="Calibri" w:eastAsia="Calibri" w:hAnsi="Calibri" w:cs="Calibri"/>
        </w:rPr>
        <w:t>S resolution is important to avoid running into complex issues when using hosts file based name resolution.</w:t>
      </w:r>
    </w:p>
    <w:p w14:paraId="3D4D6D01" w14:textId="77777777" w:rsidR="00F206DC" w:rsidRDefault="009D2490">
      <w:r>
        <w:rPr>
          <w:rFonts w:ascii="Calibri" w:eastAsia="Calibri" w:hAnsi="Calibri" w:cs="Calibri"/>
        </w:rPr>
        <w:t>TBD: Add DNS server info</w:t>
      </w:r>
    </w:p>
    <w:p w14:paraId="5E5B8C77" w14:textId="77777777" w:rsidR="00F206DC" w:rsidRDefault="009D2490">
      <w:pPr>
        <w:pStyle w:val="Heading2"/>
        <w:numPr>
          <w:ilvl w:val="1"/>
          <w:numId w:val="9"/>
        </w:numPr>
      </w:pPr>
      <w:bookmarkStart w:id="24" w:name="_3rdcrjn" w:colFirst="0" w:colLast="0"/>
      <w:bookmarkEnd w:id="24"/>
      <w:r>
        <w:lastRenderedPageBreak/>
        <w:t>OS Base Repo Access</w:t>
      </w:r>
    </w:p>
    <w:p w14:paraId="7928878B" w14:textId="77777777" w:rsidR="00F206DC" w:rsidRDefault="009D2490">
      <w:r>
        <w:t xml:space="preserve">Several enterprise </w:t>
      </w:r>
      <w:proofErr w:type="spellStart"/>
      <w:r>
        <w:t>linux</w:t>
      </w:r>
      <w:proofErr w:type="spellEnd"/>
      <w:r>
        <w:t xml:space="preserve"> administration packages and Cloudera Software depend on RPMs available from bo</w:t>
      </w:r>
      <w:r>
        <w:t>th the CentOS Base as well as the EPEL (Extra Packages for Enterprise Linux) Repositories.</w:t>
      </w:r>
    </w:p>
    <w:p w14:paraId="22E4E94B" w14:textId="77777777" w:rsidR="00F206DC" w:rsidRDefault="009D2490">
      <w:r>
        <w:t>TBD: Add repo approach - use internal satellite vs setup offline repo vs proxy to internet repo</w:t>
      </w:r>
    </w:p>
    <w:p w14:paraId="42D69738" w14:textId="77777777" w:rsidR="00F206DC" w:rsidRDefault="009D2490">
      <w:r>
        <w:t xml:space="preserve">Proxy </w:t>
      </w:r>
      <w:proofErr w:type="gramStart"/>
      <w:r>
        <w:t>Server  :</w:t>
      </w:r>
      <w:proofErr w:type="gramEnd"/>
      <w:r>
        <w:t xml:space="preserve"> Proxy allows to download the necessary packages that </w:t>
      </w:r>
      <w:r>
        <w:t xml:space="preserve">will be required for the initial setup and or for any future updates . </w:t>
      </w:r>
    </w:p>
    <w:p w14:paraId="3D74294B" w14:textId="77777777" w:rsidR="00F206DC" w:rsidRDefault="00F206DC"/>
    <w:p w14:paraId="2C60F5F1" w14:textId="77777777" w:rsidR="00F206DC" w:rsidRDefault="009D2490">
      <w:pPr>
        <w:pStyle w:val="Heading2"/>
        <w:numPr>
          <w:ilvl w:val="1"/>
          <w:numId w:val="9"/>
        </w:numPr>
      </w:pPr>
      <w:bookmarkStart w:id="25" w:name="_26in1rg" w:colFirst="0" w:colLast="0"/>
      <w:bookmarkEnd w:id="25"/>
      <w:r>
        <w:t>Java Version</w:t>
      </w:r>
    </w:p>
    <w:p w14:paraId="1EC7F445" w14:textId="77777777" w:rsidR="00F206DC" w:rsidRDefault="009D2490">
      <w:r>
        <w:t>Both Cloudera software and Bedrock Data Management Platform require JDK to run. Oracle JDK version 1.7.0_67 is installed in all nodes at /</w:t>
      </w:r>
      <w:proofErr w:type="spellStart"/>
      <w:r>
        <w:t>usr</w:t>
      </w:r>
      <w:proofErr w:type="spellEnd"/>
      <w:r>
        <w:t>/java/jdk1.7.0_67/</w:t>
      </w:r>
    </w:p>
    <w:p w14:paraId="77F2CD1C" w14:textId="77777777" w:rsidR="00F206DC" w:rsidRDefault="009D2490">
      <w:pPr>
        <w:pStyle w:val="Heading2"/>
        <w:numPr>
          <w:ilvl w:val="1"/>
          <w:numId w:val="9"/>
        </w:numPr>
      </w:pPr>
      <w:bookmarkStart w:id="26" w:name="_lnxbz9" w:colFirst="0" w:colLast="0"/>
      <w:bookmarkEnd w:id="26"/>
      <w:r>
        <w:t>NTP Configuration</w:t>
      </w:r>
    </w:p>
    <w:p w14:paraId="38B3A767" w14:textId="77777777" w:rsidR="00F206DC" w:rsidRDefault="009D2490">
      <w:r>
        <w:rPr>
          <w:rFonts w:ascii="Calibri" w:eastAsia="Calibri" w:hAnsi="Calibri" w:cs="Calibri"/>
        </w:rPr>
        <w:t>All machines in the cluster need to have the same time and date settings, including time zones.  Network Time Protocol will be used to ensure all servers are in time sync.</w:t>
      </w:r>
    </w:p>
    <w:p w14:paraId="5F29FA8D" w14:textId="77777777" w:rsidR="00F206DC" w:rsidRDefault="009D2490">
      <w:r>
        <w:rPr>
          <w:rFonts w:ascii="Calibri" w:eastAsia="Calibri" w:hAnsi="Calibri" w:cs="Calibri"/>
        </w:rPr>
        <w:t xml:space="preserve">TBD: Add </w:t>
      </w:r>
      <w:proofErr w:type="spellStart"/>
      <w:r>
        <w:rPr>
          <w:rFonts w:ascii="Calibri" w:eastAsia="Calibri" w:hAnsi="Calibri" w:cs="Calibri"/>
        </w:rPr>
        <w:t>Millicom</w:t>
      </w:r>
      <w:proofErr w:type="spellEnd"/>
      <w:r>
        <w:rPr>
          <w:rFonts w:ascii="Calibri" w:eastAsia="Calibri" w:hAnsi="Calibri" w:cs="Calibri"/>
        </w:rPr>
        <w:t xml:space="preserve"> NTP server info</w:t>
      </w:r>
    </w:p>
    <w:p w14:paraId="687DCEC8" w14:textId="77777777" w:rsidR="00F206DC" w:rsidRDefault="009D2490">
      <w:pPr>
        <w:pStyle w:val="Heading2"/>
        <w:numPr>
          <w:ilvl w:val="1"/>
          <w:numId w:val="9"/>
        </w:numPr>
      </w:pPr>
      <w:bookmarkStart w:id="27" w:name="_35nkun2" w:colFirst="0" w:colLast="0"/>
      <w:bookmarkEnd w:id="27"/>
      <w:r>
        <w:t>Kernel and OS Tuning</w:t>
      </w:r>
    </w:p>
    <w:p w14:paraId="3D72CD83" w14:textId="77777777" w:rsidR="00F206DC" w:rsidRDefault="009D2490">
      <w:pPr>
        <w:pStyle w:val="Heading3"/>
        <w:numPr>
          <w:ilvl w:val="2"/>
          <w:numId w:val="9"/>
        </w:numPr>
      </w:pPr>
      <w:bookmarkStart w:id="28" w:name="_1ksv4uv" w:colFirst="0" w:colLast="0"/>
      <w:bookmarkEnd w:id="28"/>
      <w:proofErr w:type="spellStart"/>
      <w:r>
        <w:t>Swappiness</w:t>
      </w:r>
      <w:proofErr w:type="spellEnd"/>
    </w:p>
    <w:p w14:paraId="7842E1EB" w14:textId="77777777" w:rsidR="00F206DC" w:rsidRDefault="009D2490">
      <w:r>
        <w:t xml:space="preserve">Hadoop depends on heavy usage of RAM resources on machines in the cluster.  High system swapping has very undesirable effects when there are huge chunks of data being swapped in and out of RAM. Some services can potentially be marked as down if delays are </w:t>
      </w:r>
      <w:r>
        <w:t xml:space="preserve">present due to excessive paging. So, the kernel </w:t>
      </w:r>
      <w:proofErr w:type="spellStart"/>
      <w:r>
        <w:t>swappiness</w:t>
      </w:r>
      <w:proofErr w:type="spellEnd"/>
      <w:r>
        <w:t xml:space="preserve"> will be set to 1 (lowest on a scale of 1 to 100)</w:t>
      </w:r>
    </w:p>
    <w:p w14:paraId="38E1F194" w14:textId="77777777" w:rsidR="00F206DC" w:rsidRDefault="009D2490">
      <w:pPr>
        <w:pStyle w:val="Heading3"/>
        <w:numPr>
          <w:ilvl w:val="2"/>
          <w:numId w:val="9"/>
        </w:numPr>
      </w:pPr>
      <w:bookmarkStart w:id="29" w:name="_44sinio" w:colFirst="0" w:colLast="0"/>
      <w:bookmarkEnd w:id="29"/>
      <w:proofErr w:type="spellStart"/>
      <w:r>
        <w:t>iptables</w:t>
      </w:r>
      <w:proofErr w:type="spellEnd"/>
    </w:p>
    <w:p w14:paraId="4EFD8252" w14:textId="77777777" w:rsidR="00F206DC" w:rsidRDefault="009D2490">
      <w:r>
        <w:t>Host based firewalls (</w:t>
      </w:r>
      <w:proofErr w:type="spellStart"/>
      <w:r>
        <w:t>iptables</w:t>
      </w:r>
      <w:proofErr w:type="spellEnd"/>
      <w:r>
        <w:t>) will be disabled to reduce computational load arising from policy enforcement. Hardware based network firew</w:t>
      </w:r>
      <w:r>
        <w:t xml:space="preserve">alls can be leveraged for restricting access to the cluster </w:t>
      </w:r>
    </w:p>
    <w:p w14:paraId="6E7D6F89" w14:textId="77777777" w:rsidR="00F206DC" w:rsidRDefault="009D2490">
      <w:pPr>
        <w:pStyle w:val="Heading3"/>
        <w:numPr>
          <w:ilvl w:val="2"/>
          <w:numId w:val="9"/>
        </w:numPr>
      </w:pPr>
      <w:bookmarkStart w:id="30" w:name="_2jxsxqh" w:colFirst="0" w:colLast="0"/>
      <w:bookmarkEnd w:id="30"/>
      <w:proofErr w:type="spellStart"/>
      <w:r>
        <w:t>SELinux</w:t>
      </w:r>
      <w:proofErr w:type="spellEnd"/>
    </w:p>
    <w:p w14:paraId="5D2CBC40" w14:textId="77777777" w:rsidR="00F206DC" w:rsidRDefault="009D2490">
      <w:proofErr w:type="spellStart"/>
      <w:r>
        <w:t>SELinux</w:t>
      </w:r>
      <w:proofErr w:type="spellEnd"/>
      <w:r>
        <w:t xml:space="preserve"> must be disabled on each host before deploying CDH on your cluster as there are no </w:t>
      </w:r>
      <w:proofErr w:type="spellStart"/>
      <w:r>
        <w:t>SELinux</w:t>
      </w:r>
      <w:proofErr w:type="spellEnd"/>
      <w:r>
        <w:t xml:space="preserve"> Policies corresponding to Hadoop</w:t>
      </w:r>
      <w:r>
        <w:rPr>
          <w:rFonts w:ascii="Helvetica Neue" w:eastAsia="Helvetica Neue" w:hAnsi="Helvetica Neue" w:cs="Helvetica Neue"/>
        </w:rPr>
        <w:t>’s access patterns</w:t>
      </w:r>
    </w:p>
    <w:p w14:paraId="183EC93B" w14:textId="77777777" w:rsidR="00F206DC" w:rsidRDefault="009D2490">
      <w:pPr>
        <w:pStyle w:val="Heading2"/>
        <w:numPr>
          <w:ilvl w:val="1"/>
          <w:numId w:val="9"/>
        </w:numPr>
      </w:pPr>
      <w:bookmarkStart w:id="31" w:name="_z337ya" w:colFirst="0" w:colLast="0"/>
      <w:bookmarkEnd w:id="31"/>
      <w:r>
        <w:t>Disks layout, format and mount options</w:t>
      </w:r>
    </w:p>
    <w:p w14:paraId="3BBA9814" w14:textId="77777777" w:rsidR="00F206DC" w:rsidRDefault="009D2490">
      <w:proofErr w:type="spellStart"/>
      <w:r>
        <w:t>Apendix</w:t>
      </w:r>
      <w:proofErr w:type="spellEnd"/>
      <w:r>
        <w:t xml:space="preserve"> 10.1 provides details of recommended formatting &amp; partitioning for </w:t>
      </w:r>
      <w:proofErr w:type="spellStart"/>
      <w:proofErr w:type="gramStart"/>
      <w:r>
        <w:t>Millicom</w:t>
      </w:r>
      <w:proofErr w:type="spellEnd"/>
      <w:r>
        <w:t xml:space="preserve"> .</w:t>
      </w:r>
      <w:proofErr w:type="gramEnd"/>
      <w:r>
        <w:t xml:space="preserve"> </w:t>
      </w:r>
    </w:p>
    <w:p w14:paraId="00690139" w14:textId="77777777" w:rsidR="00F206DC" w:rsidRDefault="009D2490">
      <w:r>
        <w:rPr>
          <w:noProof/>
        </w:rPr>
        <w:lastRenderedPageBreak/>
        <w:drawing>
          <wp:inline distT="114300" distB="114300" distL="114300" distR="114300" wp14:anchorId="3247E9D3" wp14:editId="0BE21939">
            <wp:extent cx="5943600" cy="58674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5867400"/>
                    </a:xfrm>
                    <a:prstGeom prst="rect">
                      <a:avLst/>
                    </a:prstGeom>
                    <a:ln/>
                  </pic:spPr>
                </pic:pic>
              </a:graphicData>
            </a:graphic>
          </wp:inline>
        </w:drawing>
      </w:r>
      <w:r>
        <w:t xml:space="preserve"> </w:t>
      </w:r>
    </w:p>
    <w:p w14:paraId="5760A5E5" w14:textId="77777777" w:rsidR="00F206DC" w:rsidRDefault="009D2490">
      <w:r>
        <w:t xml:space="preserve"> </w:t>
      </w:r>
    </w:p>
    <w:p w14:paraId="31C93941" w14:textId="77777777" w:rsidR="00F206DC" w:rsidRDefault="009D2490">
      <w:pPr>
        <w:pStyle w:val="Heading1"/>
        <w:numPr>
          <w:ilvl w:val="0"/>
          <w:numId w:val="9"/>
        </w:numPr>
      </w:pPr>
      <w:bookmarkStart w:id="32" w:name="_3j2qqm3" w:colFirst="0" w:colLast="0"/>
      <w:bookmarkEnd w:id="32"/>
      <w:r>
        <w:t>Backend Database</w:t>
      </w:r>
    </w:p>
    <w:p w14:paraId="0FA64C88" w14:textId="77777777" w:rsidR="00F206DC" w:rsidRDefault="009D2490">
      <w:r>
        <w:t>MySQL or TBD is used as backend for Cloudera Manager and various other CDH components that store metadata in</w:t>
      </w:r>
      <w:r>
        <w:t xml:space="preserve"> relational databases. Bedrock also leverages </w:t>
      </w:r>
      <w:proofErr w:type="spellStart"/>
      <w:r>
        <w:t>Mysql</w:t>
      </w:r>
      <w:proofErr w:type="spellEnd"/>
      <w:r>
        <w:t xml:space="preserve"> as its backend.</w:t>
      </w:r>
    </w:p>
    <w:p w14:paraId="79D2AFAE" w14:textId="77777777" w:rsidR="00F206DC" w:rsidRDefault="009D2490">
      <w:r>
        <w:t xml:space="preserve">TBD: can include custom </w:t>
      </w:r>
      <w:proofErr w:type="spellStart"/>
      <w:r>
        <w:t>config</w:t>
      </w:r>
      <w:proofErr w:type="spellEnd"/>
      <w:r>
        <w:t xml:space="preserve"> for </w:t>
      </w:r>
      <w:proofErr w:type="spellStart"/>
      <w:r>
        <w:t>cdh</w:t>
      </w:r>
      <w:proofErr w:type="spellEnd"/>
      <w:r>
        <w:t>, bedrock</w:t>
      </w:r>
    </w:p>
    <w:p w14:paraId="22AAA1D8" w14:textId="77777777" w:rsidR="00F206DC" w:rsidRDefault="009D2490">
      <w:pPr>
        <w:pStyle w:val="Heading1"/>
        <w:numPr>
          <w:ilvl w:val="0"/>
          <w:numId w:val="9"/>
        </w:numPr>
      </w:pPr>
      <w:bookmarkStart w:id="33" w:name="_1y810tw" w:colFirst="0" w:colLast="0"/>
      <w:bookmarkEnd w:id="33"/>
      <w:r>
        <w:t>Hadoop Deployment Strategy</w:t>
      </w:r>
    </w:p>
    <w:p w14:paraId="070FAA39" w14:textId="77777777" w:rsidR="00F206DC" w:rsidRDefault="009D2490">
      <w:r>
        <w:t>All of the cluster nodes will be running Cloudera</w:t>
      </w:r>
      <w:r>
        <w:rPr>
          <w:rFonts w:ascii="Helvetica Neue" w:eastAsia="Helvetica Neue" w:hAnsi="Helvetica Neue" w:cs="Helvetica Neue"/>
        </w:rPr>
        <w:t>’s Distribution of Hadoop (CDH). CDH is the most complete,</w:t>
      </w:r>
      <w:r>
        <w:t xml:space="preserve"> teste</w:t>
      </w:r>
      <w:r>
        <w:t xml:space="preserve">d, and popular distribution of Apache Hadoop and related projects. CDH delivers the core elements of Hadoop </w:t>
      </w:r>
      <w:r>
        <w:rPr>
          <w:rFonts w:ascii="Helvetica Neue" w:eastAsia="Helvetica Neue" w:hAnsi="Helvetica Neue" w:cs="Helvetica Neue"/>
        </w:rPr>
        <w:t>– scalable storage and distributed computing – along with a Web-based user interface and vital enterprise capabilities</w:t>
      </w:r>
    </w:p>
    <w:p w14:paraId="7F01FC82" w14:textId="77777777" w:rsidR="00F206DC" w:rsidRDefault="00F206DC"/>
    <w:p w14:paraId="0A410316" w14:textId="77777777" w:rsidR="00F206DC" w:rsidRDefault="009D2490">
      <w:r>
        <w:t xml:space="preserve">CDH version TBD </w:t>
      </w:r>
      <w:r>
        <w:rPr>
          <w:color w:val="C0504D"/>
        </w:rPr>
        <w:t xml:space="preserve">XX </w:t>
      </w:r>
      <w:r>
        <w:t>will be i</w:t>
      </w:r>
      <w:r>
        <w:t xml:space="preserve">nstalled, administered and configured by Cloudera Manager version TBD </w:t>
      </w:r>
      <w:r>
        <w:rPr>
          <w:color w:val="C0504D"/>
        </w:rPr>
        <w:t>XX</w:t>
      </w:r>
      <w:r>
        <w:t>.  As such, all nodes in the cluster will be running the Cloudera Manager Agent process.</w:t>
      </w:r>
    </w:p>
    <w:p w14:paraId="7B202035" w14:textId="77777777" w:rsidR="00F206DC" w:rsidRDefault="009D2490">
      <w:pPr>
        <w:pStyle w:val="Heading2"/>
        <w:numPr>
          <w:ilvl w:val="1"/>
          <w:numId w:val="9"/>
        </w:numPr>
      </w:pPr>
      <w:bookmarkStart w:id="34" w:name="_4i7ojhp" w:colFirst="0" w:colLast="0"/>
      <w:bookmarkEnd w:id="34"/>
      <w:r>
        <w:t>Master Nodes</w:t>
      </w:r>
    </w:p>
    <w:p w14:paraId="1A807A75" w14:textId="77777777" w:rsidR="00F206DC" w:rsidRDefault="009D2490">
      <w:r>
        <w:t xml:space="preserve">Master hosts run Hadoop master processes such as the HDFS </w:t>
      </w:r>
      <w:proofErr w:type="spellStart"/>
      <w:r>
        <w:t>NameNode</w:t>
      </w:r>
      <w:proofErr w:type="spellEnd"/>
      <w:r>
        <w:t xml:space="preserve"> and YARN Resour</w:t>
      </w:r>
      <w:r>
        <w:t>ce Manager. Master2 is used as our Master node</w:t>
      </w:r>
    </w:p>
    <w:p w14:paraId="4DE68EE1" w14:textId="77777777" w:rsidR="00F206DC" w:rsidRDefault="009D2490">
      <w:pPr>
        <w:pStyle w:val="Heading2"/>
        <w:numPr>
          <w:ilvl w:val="1"/>
          <w:numId w:val="9"/>
        </w:numPr>
      </w:pPr>
      <w:bookmarkStart w:id="35" w:name="_2xcytpi" w:colFirst="0" w:colLast="0"/>
      <w:bookmarkEnd w:id="35"/>
      <w:r>
        <w:t>Utility Nodes</w:t>
      </w:r>
    </w:p>
    <w:p w14:paraId="2104264E" w14:textId="77777777" w:rsidR="00F206DC" w:rsidRDefault="009D2490">
      <w:r>
        <w:t xml:space="preserve">Utility hosts run other cluster processes that are not master processes such as Cloudera Manager and the Hive </w:t>
      </w:r>
      <w:proofErr w:type="spellStart"/>
      <w:r>
        <w:t>Metastore</w:t>
      </w:r>
      <w:proofErr w:type="spellEnd"/>
      <w:r>
        <w:t>. Master1 plays dual role in our cluster running both master processes and u</w:t>
      </w:r>
      <w:r>
        <w:t>tility processes.</w:t>
      </w:r>
    </w:p>
    <w:p w14:paraId="373E4CA3" w14:textId="77777777" w:rsidR="00F206DC" w:rsidRDefault="009D2490">
      <w:pPr>
        <w:pStyle w:val="Heading2"/>
        <w:numPr>
          <w:ilvl w:val="1"/>
          <w:numId w:val="9"/>
        </w:numPr>
      </w:pPr>
      <w:bookmarkStart w:id="36" w:name="_1ci93xb" w:colFirst="0" w:colLast="0"/>
      <w:bookmarkEnd w:id="36"/>
      <w:r>
        <w:t>Slave Nodes</w:t>
      </w:r>
    </w:p>
    <w:p w14:paraId="6C0EDBEF" w14:textId="77777777" w:rsidR="00F206DC" w:rsidRDefault="009D2490">
      <w:r>
        <w:t xml:space="preserve">Worker hosts primarily run </w:t>
      </w:r>
      <w:proofErr w:type="spellStart"/>
      <w:r>
        <w:t>DataNodes</w:t>
      </w:r>
      <w:proofErr w:type="spellEnd"/>
      <w:r>
        <w:t xml:space="preserve"> and other distributed processes such as </w:t>
      </w:r>
      <w:proofErr w:type="spellStart"/>
      <w:r>
        <w:t>Impalad</w:t>
      </w:r>
      <w:proofErr w:type="spellEnd"/>
      <w:r>
        <w:t xml:space="preserve"> or </w:t>
      </w:r>
      <w:proofErr w:type="spellStart"/>
      <w:r>
        <w:t>HBase</w:t>
      </w:r>
      <w:proofErr w:type="spellEnd"/>
      <w:r>
        <w:t xml:space="preserve"> Region Servers</w:t>
      </w:r>
    </w:p>
    <w:p w14:paraId="11184E0C" w14:textId="77777777" w:rsidR="00F206DC" w:rsidRDefault="009D2490">
      <w:pPr>
        <w:pStyle w:val="Heading2"/>
        <w:numPr>
          <w:ilvl w:val="1"/>
          <w:numId w:val="9"/>
        </w:numPr>
      </w:pPr>
      <w:bookmarkStart w:id="37" w:name="_3whwml4" w:colFirst="0" w:colLast="0"/>
      <w:bookmarkEnd w:id="37"/>
      <w:r>
        <w:t>Edge Nodes</w:t>
      </w:r>
    </w:p>
    <w:p w14:paraId="6C76DD53" w14:textId="77777777" w:rsidR="00F206DC" w:rsidRDefault="009D2490">
      <w:r>
        <w:t xml:space="preserve">Edge hosts are client access points for launching jobs in the cluster. </w:t>
      </w:r>
    </w:p>
    <w:p w14:paraId="2715B77C" w14:textId="77777777" w:rsidR="00F206DC" w:rsidRDefault="00F206DC"/>
    <w:p w14:paraId="072CCD1E" w14:textId="77777777" w:rsidR="00F206DC" w:rsidRDefault="009D2490">
      <w:pPr>
        <w:pStyle w:val="Heading2"/>
        <w:numPr>
          <w:ilvl w:val="1"/>
          <w:numId w:val="9"/>
        </w:numPr>
      </w:pPr>
      <w:bookmarkStart w:id="38" w:name="_2bn6wsx" w:colFirst="0" w:colLast="0"/>
      <w:bookmarkEnd w:id="38"/>
      <w:r>
        <w:t>Component placement</w:t>
      </w:r>
    </w:p>
    <w:p w14:paraId="5CC5ACCC" w14:textId="77777777" w:rsidR="00F206DC" w:rsidRDefault="00F206DC"/>
    <w:tbl>
      <w:tblPr>
        <w:tblStyle w:val="a3"/>
        <w:tblW w:w="889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965"/>
        <w:gridCol w:w="5355"/>
        <w:gridCol w:w="1575"/>
      </w:tblGrid>
      <w:tr w:rsidR="00F206DC" w14:paraId="7F98D415" w14:textId="77777777">
        <w:tc>
          <w:tcPr>
            <w:tcW w:w="196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2682F117" w14:textId="77777777" w:rsidR="00F206DC" w:rsidRDefault="009D2490">
            <w:r>
              <w:rPr>
                <w:shd w:val="clear" w:color="auto" w:fill="D9D9D9"/>
              </w:rPr>
              <w:t>Server</w:t>
            </w:r>
          </w:p>
        </w:tc>
        <w:tc>
          <w:tcPr>
            <w:tcW w:w="535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0867D72D" w14:textId="77777777" w:rsidR="00F206DC" w:rsidRDefault="009D2490">
            <w:r>
              <w:rPr>
                <w:shd w:val="clear" w:color="auto" w:fill="D9D9D9"/>
              </w:rPr>
              <w:t>Cloud</w:t>
            </w:r>
            <w:r>
              <w:rPr>
                <w:shd w:val="clear" w:color="auto" w:fill="D9D9D9"/>
              </w:rPr>
              <w:t>era Components</w:t>
            </w:r>
          </w:p>
        </w:tc>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14:paraId="12B68855" w14:textId="77777777" w:rsidR="00F206DC" w:rsidRDefault="009D2490">
            <w:r>
              <w:rPr>
                <w:shd w:val="clear" w:color="auto" w:fill="D9D9D9"/>
              </w:rPr>
              <w:t>Other software</w:t>
            </w:r>
          </w:p>
        </w:tc>
      </w:tr>
      <w:tr w:rsidR="00F206DC" w14:paraId="3975B67D"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50D141B" w14:textId="77777777" w:rsidR="00F206DC" w:rsidRDefault="009D2490">
            <w:r>
              <w:t>Master1/Utility/Edge?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1C907A2" w14:textId="77777777" w:rsidR="00F206DC" w:rsidRDefault="009D2490">
            <w:r>
              <w:t>Cloudera Manager + Other management services, Hue, Impala Catalog Server,</w:t>
            </w:r>
          </w:p>
          <w:p w14:paraId="183691B1" w14:textId="77777777" w:rsidR="00F206DC" w:rsidRDefault="009D2490">
            <w:r>
              <w:t xml:space="preserve">Spark History Server, </w:t>
            </w:r>
            <w:proofErr w:type="spellStart"/>
            <w:r>
              <w:t>Oozie</w:t>
            </w:r>
            <w:proofErr w:type="spellEnd"/>
            <w:r>
              <w:t xml:space="preserve">, Sentry, </w:t>
            </w:r>
            <w:proofErr w:type="spellStart"/>
            <w:r>
              <w:t>Solr</w:t>
            </w:r>
            <w:proofErr w:type="spellEnd"/>
            <w:r>
              <w:t xml:space="preserve">, </w:t>
            </w:r>
            <w:proofErr w:type="spellStart"/>
            <w:r>
              <w:t>Sqoop</w:t>
            </w:r>
            <w:proofErr w:type="spellEnd"/>
            <w:r>
              <w:t>, Zookeeper,</w:t>
            </w:r>
          </w:p>
          <w:p w14:paraId="008003DB" w14:textId="77777777" w:rsidR="00F206DC" w:rsidRDefault="009D2490">
            <w:proofErr w:type="spellStart"/>
            <w:r>
              <w:t>HBase</w:t>
            </w:r>
            <w:proofErr w:type="spellEnd"/>
            <w:r>
              <w:t xml:space="preserve"> (Master, Thrift server, REST server),</w:t>
            </w:r>
          </w:p>
          <w:p w14:paraId="4A2096CA" w14:textId="77777777" w:rsidR="00F206DC" w:rsidRDefault="009D2490">
            <w:r>
              <w:t xml:space="preserve">Secondary </w:t>
            </w:r>
            <w:proofErr w:type="spellStart"/>
            <w:r>
              <w:t>Namenode</w:t>
            </w:r>
            <w:proofErr w:type="spellEnd"/>
            <w:r>
              <w:t>, HDFS Balancer, NFS Gateway,</w:t>
            </w:r>
          </w:p>
          <w:p w14:paraId="5F459FFE" w14:textId="77777777" w:rsidR="00F206DC" w:rsidRDefault="009D2490">
            <w:r>
              <w:t xml:space="preserve">Hive Server2, Hive </w:t>
            </w:r>
            <w:proofErr w:type="spellStart"/>
            <w:r>
              <w:t>Metastore</w:t>
            </w:r>
            <w:proofErr w:type="spellEnd"/>
            <w:r>
              <w:t xml:space="preserve">, Hive </w:t>
            </w:r>
            <w:proofErr w:type="spellStart"/>
            <w:r>
              <w:t>WebHCAT</w:t>
            </w:r>
            <w:proofErr w:type="spellEnd"/>
            <w:r>
              <w:t>,</w:t>
            </w:r>
          </w:p>
          <w:p w14:paraId="0D17CC10" w14:textId="77777777" w:rsidR="00F206DC" w:rsidRDefault="009D2490">
            <w:r>
              <w:t>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4FC2DCB" w14:textId="77777777" w:rsidR="00F206DC" w:rsidRDefault="009D2490">
            <w:r>
              <w:t>MySQL</w:t>
            </w:r>
          </w:p>
        </w:tc>
      </w:tr>
      <w:tr w:rsidR="00F206DC" w14:paraId="4C557FF1"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3E6A8E8" w14:textId="77777777" w:rsidR="00F206DC" w:rsidRDefault="009D2490">
            <w:r>
              <w:t>Master2/Edge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2EAC1C4" w14:textId="77777777" w:rsidR="00F206DC" w:rsidRDefault="009D2490">
            <w:proofErr w:type="spellStart"/>
            <w:r>
              <w:t>Namenode</w:t>
            </w:r>
            <w:proofErr w:type="spellEnd"/>
            <w:r>
              <w:t>, Impala State Store, Resource Manager, Job History Server, SCM Agent</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3187537" w14:textId="77777777" w:rsidR="00F206DC" w:rsidRDefault="009D2490">
            <w:r>
              <w:t>Bedrock, MySQL</w:t>
            </w:r>
          </w:p>
        </w:tc>
      </w:tr>
      <w:tr w:rsidR="00F206DC" w14:paraId="7D5B41A2"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71A2CE7" w14:textId="77777777" w:rsidR="00F206DC" w:rsidRDefault="00F206DC"/>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239400F" w14:textId="77777777" w:rsidR="00F206DC" w:rsidRDefault="00F206DC"/>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95B4462" w14:textId="77777777" w:rsidR="00F206DC" w:rsidRDefault="00F206DC"/>
        </w:tc>
      </w:tr>
      <w:tr w:rsidR="00F206DC" w14:paraId="7BE5DF65"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0F1E27B" w14:textId="77777777" w:rsidR="00F206DC" w:rsidRDefault="009D2490">
            <w:r>
              <w:t>Slave1</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A8A61A0"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39D001E7" w14:textId="77777777" w:rsidR="00F206DC" w:rsidRDefault="00F206DC"/>
        </w:tc>
      </w:tr>
      <w:tr w:rsidR="00F206DC" w14:paraId="160885A1"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CB815C9" w14:textId="77777777" w:rsidR="00F206DC" w:rsidRDefault="009D2490">
            <w:r>
              <w:t>Slave2</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D288FAA"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181C702F" w14:textId="77777777" w:rsidR="00F206DC" w:rsidRDefault="00F206DC"/>
        </w:tc>
      </w:tr>
      <w:tr w:rsidR="00F206DC" w14:paraId="4B546876"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FFB410F" w14:textId="77777777" w:rsidR="00F206DC" w:rsidRDefault="009D2490">
            <w:r>
              <w:t>Slave3</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4FBD8E8" w14:textId="77777777" w:rsidR="00F206DC" w:rsidRDefault="009D2490">
            <w:r>
              <w:t xml:space="preserve">SCM Agent, Region Server, Impala Daemon, Data </w:t>
            </w:r>
            <w:r>
              <w:lastRenderedPageBreak/>
              <w:t>Node, Node Manager, Client G</w:t>
            </w:r>
            <w:r>
              <w:t>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CBD0ACF" w14:textId="77777777" w:rsidR="00F206DC" w:rsidRDefault="00F206DC"/>
        </w:tc>
      </w:tr>
      <w:tr w:rsidR="00F206DC" w14:paraId="3868CB35" w14:textId="77777777">
        <w:tc>
          <w:tcPr>
            <w:tcW w:w="1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03858BA" w14:textId="77777777" w:rsidR="00F206DC" w:rsidRDefault="009D2490">
            <w:r>
              <w:lastRenderedPageBreak/>
              <w:t>Slave4/Edge?</w:t>
            </w:r>
          </w:p>
        </w:tc>
        <w:tc>
          <w:tcPr>
            <w:tcW w:w="535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CB09397" w14:textId="77777777" w:rsidR="00F206DC" w:rsidRDefault="009D2490">
            <w:r>
              <w:t>SCM Agent, Region Server, Impala Daemon, Data Node, Node Manager, Client Gateways</w:t>
            </w:r>
          </w:p>
        </w:tc>
        <w:tc>
          <w:tcPr>
            <w:tcW w:w="1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D1ACE49" w14:textId="77777777" w:rsidR="00F206DC" w:rsidRDefault="009D2490">
            <w:r>
              <w:t>VNC?</w:t>
            </w:r>
          </w:p>
        </w:tc>
      </w:tr>
    </w:tbl>
    <w:p w14:paraId="2748952F" w14:textId="77777777" w:rsidR="00F206DC" w:rsidRDefault="00F206DC"/>
    <w:p w14:paraId="268FF941" w14:textId="77777777" w:rsidR="00F206DC" w:rsidRDefault="009D2490">
      <w:pPr>
        <w:pStyle w:val="Heading2"/>
        <w:numPr>
          <w:ilvl w:val="1"/>
          <w:numId w:val="9"/>
        </w:numPr>
      </w:pPr>
      <w:bookmarkStart w:id="39" w:name="_qsh70q" w:colFirst="0" w:colLast="0"/>
      <w:bookmarkEnd w:id="39"/>
      <w:r>
        <w:t>Server and Network Topology</w:t>
      </w:r>
    </w:p>
    <w:p w14:paraId="7C59E988" w14:textId="77777777" w:rsidR="00F206DC" w:rsidRDefault="009D2490">
      <w:r>
        <w:t xml:space="preserve">All servers are physically stacked in one rack in the datacenter with a </w:t>
      </w:r>
      <w:ins w:id="40" w:author="Sandra Milena Cardona Gil" w:date="2017-11-01T10:29:00Z">
        <w:r>
          <w:t xml:space="preserve">not </w:t>
        </w:r>
      </w:ins>
      <w:r>
        <w:t xml:space="preserve">dedicated 10 </w:t>
      </w:r>
      <w:proofErr w:type="spellStart"/>
      <w:r>
        <w:t>Gbps</w:t>
      </w:r>
      <w:proofErr w:type="spellEnd"/>
      <w:r>
        <w:t xml:space="preserve"> capable </w:t>
      </w:r>
      <w:del w:id="41" w:author="Sandra Milena Cardona Gil" w:date="2017-11-01T10:29:00Z">
        <w:r>
          <w:delText xml:space="preserve">Top-of-Rack </w:delText>
        </w:r>
      </w:del>
      <w:ins w:id="42" w:author="Sandra Milena Cardona Gil" w:date="2017-11-01T10:29:00Z">
        <w:r>
          <w:t xml:space="preserve"> </w:t>
        </w:r>
        <w:r>
          <w:rPr>
            <w:rFonts w:ascii="Arial" w:eastAsia="Arial" w:hAnsi="Arial" w:cs="Arial"/>
            <w:color w:val="1F497D"/>
          </w:rPr>
          <w:t xml:space="preserve">Nexus5k </w:t>
        </w:r>
      </w:ins>
      <w:r>
        <w:t xml:space="preserve">Switch. All cluster nodes will be in a single subnet / </w:t>
      </w:r>
      <w:proofErr w:type="spellStart"/>
      <w:r>
        <w:t>vlan</w:t>
      </w:r>
      <w:proofErr w:type="spellEnd"/>
      <w:r>
        <w:t>. Each server has redundant uplinks to the switch for fault tolerance and load sharing.</w:t>
      </w:r>
    </w:p>
    <w:p w14:paraId="20610C15" w14:textId="77777777" w:rsidR="00F206DC" w:rsidRDefault="009D2490">
      <w:r>
        <w:t xml:space="preserve">TBD: Insert diagram </w:t>
      </w:r>
      <w:proofErr w:type="gramStart"/>
      <w:r>
        <w:t>( Final</w:t>
      </w:r>
      <w:proofErr w:type="gramEnd"/>
      <w:r>
        <w:t xml:space="preserve"> Diagram to be inserted by </w:t>
      </w:r>
      <w:proofErr w:type="spellStart"/>
      <w:r>
        <w:t>Millicom</w:t>
      </w:r>
      <w:proofErr w:type="spellEnd"/>
      <w:r>
        <w:t>/Huawei team)</w:t>
      </w:r>
    </w:p>
    <w:p w14:paraId="461936E7" w14:textId="77777777" w:rsidR="00F206DC" w:rsidRDefault="009D2490">
      <w:pPr>
        <w:pStyle w:val="Heading2"/>
        <w:numPr>
          <w:ilvl w:val="1"/>
          <w:numId w:val="9"/>
        </w:numPr>
      </w:pPr>
      <w:bookmarkStart w:id="43" w:name="_3as4poj" w:colFirst="0" w:colLast="0"/>
      <w:bookmarkEnd w:id="43"/>
      <w:r>
        <w:t>Fault Tolerance / High Av</w:t>
      </w:r>
      <w:r>
        <w:t>ailability</w:t>
      </w:r>
    </w:p>
    <w:p w14:paraId="505C1B60" w14:textId="77777777" w:rsidR="00F206DC" w:rsidRDefault="009D2490">
      <w:r>
        <w:t>The current deployment does not implement any HA functionality but has provisions to be fault tolerant with the addition of subsequent worker pods when scaling out the data lake infrastructure.</w:t>
      </w:r>
    </w:p>
    <w:p w14:paraId="78931B72" w14:textId="77777777" w:rsidR="00F206DC" w:rsidRDefault="009D2490">
      <w:pPr>
        <w:pStyle w:val="Heading2"/>
        <w:numPr>
          <w:ilvl w:val="1"/>
          <w:numId w:val="9"/>
        </w:numPr>
      </w:pPr>
      <w:bookmarkStart w:id="44" w:name="_1pxezwc" w:colFirst="0" w:colLast="0"/>
      <w:bookmarkEnd w:id="44"/>
      <w:r>
        <w:t>Cluster configuration</w:t>
      </w:r>
    </w:p>
    <w:p w14:paraId="3E90E1FF" w14:textId="77777777" w:rsidR="00F206DC" w:rsidRDefault="009D2490">
      <w:pPr>
        <w:pStyle w:val="Heading3"/>
        <w:numPr>
          <w:ilvl w:val="2"/>
          <w:numId w:val="9"/>
        </w:numPr>
      </w:pPr>
      <w:bookmarkStart w:id="45" w:name="_49x2ik5" w:colFirst="0" w:colLast="0"/>
      <w:bookmarkEnd w:id="45"/>
      <w:r>
        <w:t>Memory Allocation</w:t>
      </w:r>
    </w:p>
    <w:p w14:paraId="573AB798" w14:textId="77777777" w:rsidR="00F206DC" w:rsidRDefault="009D2490">
      <w:pPr>
        <w:pStyle w:val="Heading3"/>
        <w:numPr>
          <w:ilvl w:val="2"/>
          <w:numId w:val="9"/>
        </w:numPr>
      </w:pPr>
      <w:bookmarkStart w:id="46" w:name="_2p2csry" w:colFirst="0" w:colLast="0"/>
      <w:bookmarkEnd w:id="46"/>
      <w:r>
        <w:t>HDFS</w:t>
      </w:r>
    </w:p>
    <w:p w14:paraId="02A238C2" w14:textId="77777777" w:rsidR="00F206DC" w:rsidRDefault="009D2490">
      <w:proofErr w:type="spellStart"/>
      <w:r>
        <w:t>FSImag</w:t>
      </w:r>
      <w:r>
        <w:t>e</w:t>
      </w:r>
      <w:proofErr w:type="spellEnd"/>
      <w:r>
        <w:t xml:space="preserve"> storage</w:t>
      </w:r>
    </w:p>
    <w:p w14:paraId="24682B97" w14:textId="77777777" w:rsidR="00F206DC" w:rsidRDefault="009D2490">
      <w:r>
        <w:t>NN and DN Heap sizes</w:t>
      </w:r>
    </w:p>
    <w:p w14:paraId="4B5D13C7" w14:textId="77777777" w:rsidR="00F206DC" w:rsidRDefault="009D2490">
      <w:r>
        <w:t>Replication Factor</w:t>
      </w:r>
    </w:p>
    <w:p w14:paraId="4CCC948E" w14:textId="77777777" w:rsidR="00F206DC" w:rsidRDefault="009D2490">
      <w:pPr>
        <w:pStyle w:val="Heading3"/>
        <w:numPr>
          <w:ilvl w:val="2"/>
          <w:numId w:val="9"/>
        </w:numPr>
      </w:pPr>
      <w:bookmarkStart w:id="47" w:name="_147n2zr" w:colFirst="0" w:colLast="0"/>
      <w:bookmarkEnd w:id="47"/>
      <w:r>
        <w:t>YARN</w:t>
      </w:r>
    </w:p>
    <w:p w14:paraId="5F6BEE91" w14:textId="77777777" w:rsidR="00F206DC" w:rsidRDefault="009D2490">
      <w:r>
        <w:t>Container allocation</w:t>
      </w:r>
    </w:p>
    <w:p w14:paraId="4AAC087E" w14:textId="77777777" w:rsidR="00F206DC" w:rsidRDefault="009D2490">
      <w:pPr>
        <w:pStyle w:val="Heading3"/>
        <w:numPr>
          <w:ilvl w:val="2"/>
          <w:numId w:val="9"/>
        </w:numPr>
      </w:pPr>
      <w:bookmarkStart w:id="48" w:name="_3o7alnk" w:colFirst="0" w:colLast="0"/>
      <w:bookmarkEnd w:id="48"/>
      <w:r>
        <w:t>Map Reduce</w:t>
      </w:r>
    </w:p>
    <w:p w14:paraId="44CE9F1E" w14:textId="77777777" w:rsidR="00F206DC" w:rsidRDefault="009D2490">
      <w:r>
        <w:t>Map and Reduce Tasks</w:t>
      </w:r>
      <w:r>
        <w:rPr>
          <w:rFonts w:ascii="Helvetica Neue" w:eastAsia="Helvetica Neue" w:hAnsi="Helvetica Neue" w:cs="Helvetica Neue"/>
        </w:rPr>
        <w:t>’ allocation</w:t>
      </w:r>
    </w:p>
    <w:p w14:paraId="45BB1777" w14:textId="77777777" w:rsidR="00F206DC" w:rsidRDefault="009D2490">
      <w:pPr>
        <w:pStyle w:val="Heading3"/>
        <w:numPr>
          <w:ilvl w:val="2"/>
          <w:numId w:val="9"/>
        </w:numPr>
      </w:pPr>
      <w:bookmarkStart w:id="49" w:name="_23ckvvd" w:colFirst="0" w:colLast="0"/>
      <w:bookmarkEnd w:id="49"/>
      <w:r>
        <w:t>Impala</w:t>
      </w:r>
    </w:p>
    <w:p w14:paraId="35801AB4" w14:textId="77777777" w:rsidR="00F206DC" w:rsidRDefault="009D2490">
      <w:pPr>
        <w:pStyle w:val="Heading3"/>
        <w:numPr>
          <w:ilvl w:val="2"/>
          <w:numId w:val="9"/>
        </w:numPr>
      </w:pPr>
      <w:bookmarkStart w:id="50" w:name="_ihv636" w:colFirst="0" w:colLast="0"/>
      <w:bookmarkEnd w:id="50"/>
      <w:proofErr w:type="spellStart"/>
      <w:r>
        <w:t>HBase</w:t>
      </w:r>
      <w:proofErr w:type="spellEnd"/>
    </w:p>
    <w:p w14:paraId="0E8D4981" w14:textId="77777777" w:rsidR="00F206DC" w:rsidRDefault="009D2490">
      <w:pPr>
        <w:pStyle w:val="Heading2"/>
        <w:numPr>
          <w:ilvl w:val="2"/>
          <w:numId w:val="9"/>
        </w:numPr>
      </w:pPr>
      <w:bookmarkStart w:id="51" w:name="_32hioqz" w:colFirst="0" w:colLast="0"/>
      <w:bookmarkEnd w:id="51"/>
      <w:r>
        <w:t>Resource Scheduling</w:t>
      </w:r>
    </w:p>
    <w:p w14:paraId="5D4992BB" w14:textId="77777777" w:rsidR="00F206DC" w:rsidRDefault="009D2490">
      <w:pPr>
        <w:pStyle w:val="Heading3"/>
        <w:numPr>
          <w:ilvl w:val="2"/>
          <w:numId w:val="9"/>
        </w:numPr>
      </w:pPr>
      <w:bookmarkStart w:id="52" w:name="_1hmsyys" w:colFirst="0" w:colLast="0"/>
      <w:bookmarkEnd w:id="52"/>
      <w:r>
        <w:t>Static Service Pools</w:t>
      </w:r>
    </w:p>
    <w:p w14:paraId="6A8F0AF7" w14:textId="77777777" w:rsidR="00F206DC" w:rsidRDefault="009D2490">
      <w:r>
        <w:t>Static service pools serve to isolate services from each other, so that high load on one service has bounded impact on other services.</w:t>
      </w:r>
    </w:p>
    <w:p w14:paraId="0CA48950" w14:textId="77777777" w:rsidR="00F206DC" w:rsidRDefault="00F206DC"/>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06DC" w14:paraId="432483D0" w14:textId="77777777">
        <w:tc>
          <w:tcPr>
            <w:tcW w:w="4680" w:type="dxa"/>
            <w:tcMar>
              <w:top w:w="100" w:type="dxa"/>
              <w:left w:w="100" w:type="dxa"/>
              <w:bottom w:w="100" w:type="dxa"/>
              <w:right w:w="100" w:type="dxa"/>
            </w:tcMar>
          </w:tcPr>
          <w:p w14:paraId="1F3484E7" w14:textId="77777777" w:rsidR="00F206DC" w:rsidRDefault="009D2490">
            <w:r>
              <w:t>Service</w:t>
            </w:r>
          </w:p>
        </w:tc>
        <w:tc>
          <w:tcPr>
            <w:tcW w:w="4680" w:type="dxa"/>
            <w:tcMar>
              <w:top w:w="100" w:type="dxa"/>
              <w:left w:w="100" w:type="dxa"/>
              <w:bottom w:w="100" w:type="dxa"/>
              <w:right w:w="100" w:type="dxa"/>
            </w:tcMar>
          </w:tcPr>
          <w:p w14:paraId="3CDB464B" w14:textId="77777777" w:rsidR="00F206DC" w:rsidRDefault="009D2490">
            <w:r>
              <w:t>Allocation %</w:t>
            </w:r>
          </w:p>
        </w:tc>
      </w:tr>
      <w:tr w:rsidR="00F206DC" w14:paraId="2EEDB196" w14:textId="77777777">
        <w:tc>
          <w:tcPr>
            <w:tcW w:w="4680" w:type="dxa"/>
            <w:tcMar>
              <w:top w:w="120" w:type="dxa"/>
              <w:left w:w="120" w:type="dxa"/>
              <w:bottom w:w="120" w:type="dxa"/>
              <w:right w:w="120" w:type="dxa"/>
            </w:tcMar>
          </w:tcPr>
          <w:p w14:paraId="6AE190DC" w14:textId="77777777" w:rsidR="00F206DC" w:rsidRDefault="009D2490">
            <w:proofErr w:type="spellStart"/>
            <w:r>
              <w:t>HBase</w:t>
            </w:r>
            <w:proofErr w:type="spellEnd"/>
          </w:p>
        </w:tc>
        <w:tc>
          <w:tcPr>
            <w:tcW w:w="4680" w:type="dxa"/>
            <w:tcMar>
              <w:top w:w="100" w:type="dxa"/>
              <w:left w:w="100" w:type="dxa"/>
              <w:bottom w:w="100" w:type="dxa"/>
              <w:right w:w="100" w:type="dxa"/>
            </w:tcMar>
          </w:tcPr>
          <w:p w14:paraId="6A7F4101" w14:textId="77777777" w:rsidR="00F206DC" w:rsidRDefault="009D2490">
            <w:r>
              <w:t>10</w:t>
            </w:r>
          </w:p>
        </w:tc>
      </w:tr>
      <w:tr w:rsidR="00F206DC" w14:paraId="669324D7" w14:textId="77777777">
        <w:tc>
          <w:tcPr>
            <w:tcW w:w="4680" w:type="dxa"/>
            <w:tcMar>
              <w:top w:w="120" w:type="dxa"/>
              <w:left w:w="120" w:type="dxa"/>
              <w:bottom w:w="120" w:type="dxa"/>
              <w:right w:w="120" w:type="dxa"/>
            </w:tcMar>
          </w:tcPr>
          <w:p w14:paraId="6FC28262" w14:textId="77777777" w:rsidR="00F206DC" w:rsidRDefault="009D2490">
            <w:r>
              <w:t>HDFS</w:t>
            </w:r>
          </w:p>
        </w:tc>
        <w:tc>
          <w:tcPr>
            <w:tcW w:w="4680" w:type="dxa"/>
            <w:tcMar>
              <w:top w:w="100" w:type="dxa"/>
              <w:left w:w="100" w:type="dxa"/>
              <w:bottom w:w="100" w:type="dxa"/>
              <w:right w:w="100" w:type="dxa"/>
            </w:tcMar>
          </w:tcPr>
          <w:p w14:paraId="1410E0F7" w14:textId="77777777" w:rsidR="00F206DC" w:rsidRDefault="009D2490">
            <w:r>
              <w:t>10</w:t>
            </w:r>
          </w:p>
        </w:tc>
      </w:tr>
      <w:tr w:rsidR="00F206DC" w14:paraId="361E1C8A" w14:textId="77777777">
        <w:tc>
          <w:tcPr>
            <w:tcW w:w="4680" w:type="dxa"/>
            <w:tcMar>
              <w:top w:w="120" w:type="dxa"/>
              <w:left w:w="120" w:type="dxa"/>
              <w:bottom w:w="120" w:type="dxa"/>
              <w:right w:w="120" w:type="dxa"/>
            </w:tcMar>
          </w:tcPr>
          <w:p w14:paraId="35F94664" w14:textId="77777777" w:rsidR="00F206DC" w:rsidRDefault="009D2490">
            <w:r>
              <w:t>Impala</w:t>
            </w:r>
          </w:p>
        </w:tc>
        <w:tc>
          <w:tcPr>
            <w:tcW w:w="4680" w:type="dxa"/>
            <w:tcMar>
              <w:top w:w="100" w:type="dxa"/>
              <w:left w:w="100" w:type="dxa"/>
              <w:bottom w:w="100" w:type="dxa"/>
              <w:right w:w="100" w:type="dxa"/>
            </w:tcMar>
          </w:tcPr>
          <w:p w14:paraId="370E2E97" w14:textId="77777777" w:rsidR="00F206DC" w:rsidRDefault="009D2490">
            <w:r>
              <w:t>20</w:t>
            </w:r>
          </w:p>
        </w:tc>
      </w:tr>
      <w:tr w:rsidR="00F206DC" w14:paraId="7E54F887" w14:textId="77777777">
        <w:tc>
          <w:tcPr>
            <w:tcW w:w="4680" w:type="dxa"/>
            <w:tcMar>
              <w:top w:w="120" w:type="dxa"/>
              <w:left w:w="120" w:type="dxa"/>
              <w:bottom w:w="120" w:type="dxa"/>
              <w:right w:w="120" w:type="dxa"/>
            </w:tcMar>
          </w:tcPr>
          <w:p w14:paraId="3C39B120" w14:textId="77777777" w:rsidR="00F206DC" w:rsidRDefault="009D2490">
            <w:proofErr w:type="spellStart"/>
            <w:r>
              <w:t>Solr</w:t>
            </w:r>
            <w:proofErr w:type="spellEnd"/>
          </w:p>
        </w:tc>
        <w:tc>
          <w:tcPr>
            <w:tcW w:w="4680" w:type="dxa"/>
            <w:tcMar>
              <w:top w:w="100" w:type="dxa"/>
              <w:left w:w="100" w:type="dxa"/>
              <w:bottom w:w="100" w:type="dxa"/>
              <w:right w:w="100" w:type="dxa"/>
            </w:tcMar>
          </w:tcPr>
          <w:p w14:paraId="0C4CEE0C" w14:textId="77777777" w:rsidR="00F206DC" w:rsidRDefault="009D2490">
            <w:r>
              <w:t>0</w:t>
            </w:r>
          </w:p>
        </w:tc>
      </w:tr>
      <w:tr w:rsidR="00F206DC" w14:paraId="4C083FD2" w14:textId="77777777">
        <w:tc>
          <w:tcPr>
            <w:tcW w:w="4680" w:type="dxa"/>
            <w:tcMar>
              <w:top w:w="120" w:type="dxa"/>
              <w:left w:w="120" w:type="dxa"/>
              <w:bottom w:w="120" w:type="dxa"/>
              <w:right w:w="120" w:type="dxa"/>
            </w:tcMar>
          </w:tcPr>
          <w:p w14:paraId="1CCF5FC3" w14:textId="77777777" w:rsidR="00F206DC" w:rsidRDefault="009D2490">
            <w:r>
              <w:lastRenderedPageBreak/>
              <w:t>YARN (MR2 Included)</w:t>
            </w:r>
          </w:p>
        </w:tc>
        <w:tc>
          <w:tcPr>
            <w:tcW w:w="4680" w:type="dxa"/>
            <w:tcMar>
              <w:top w:w="100" w:type="dxa"/>
              <w:left w:w="100" w:type="dxa"/>
              <w:bottom w:w="100" w:type="dxa"/>
              <w:right w:w="100" w:type="dxa"/>
            </w:tcMar>
          </w:tcPr>
          <w:p w14:paraId="5A99741C" w14:textId="77777777" w:rsidR="00F206DC" w:rsidRDefault="009D2490">
            <w:r>
              <w:t>60</w:t>
            </w:r>
          </w:p>
        </w:tc>
      </w:tr>
    </w:tbl>
    <w:p w14:paraId="73853979" w14:textId="77777777" w:rsidR="00F206DC" w:rsidRDefault="00F206DC"/>
    <w:p w14:paraId="58FABD28" w14:textId="77777777" w:rsidR="00F206DC" w:rsidRDefault="009D2490">
      <w:pPr>
        <w:pStyle w:val="Heading3"/>
        <w:numPr>
          <w:ilvl w:val="2"/>
          <w:numId w:val="9"/>
        </w:numPr>
      </w:pPr>
      <w:bookmarkStart w:id="53" w:name="_41mghml" w:colFirst="0" w:colLast="0"/>
      <w:bookmarkEnd w:id="53"/>
      <w:r>
        <w:t>Dynamic Resource Pools</w:t>
      </w:r>
    </w:p>
    <w:p w14:paraId="26379E72" w14:textId="77777777" w:rsidR="00F206DC" w:rsidRDefault="009D2490">
      <w:r>
        <w:t xml:space="preserve">YARN and Impala Static Service Pools can each have sub-pools, that can provide different </w:t>
      </w:r>
      <w:proofErr w:type="gramStart"/>
      <w:r>
        <w:t>amount</w:t>
      </w:r>
      <w:proofErr w:type="gramEnd"/>
      <w:r>
        <w:t xml:space="preserve"> of limits, and can be configured to allow only a certain set of users and groups to access the pool.</w:t>
      </w:r>
    </w:p>
    <w:p w14:paraId="3EC63901" w14:textId="77777777" w:rsidR="00F206DC" w:rsidRDefault="009D2490">
      <w:pPr>
        <w:pStyle w:val="Heading4"/>
      </w:pPr>
      <w:r>
        <w:t>YARN</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4A4FE5A7" w14:textId="77777777">
        <w:tc>
          <w:tcPr>
            <w:tcW w:w="3120" w:type="dxa"/>
            <w:tcMar>
              <w:top w:w="100" w:type="dxa"/>
              <w:left w:w="100" w:type="dxa"/>
              <w:bottom w:w="100" w:type="dxa"/>
              <w:right w:w="100" w:type="dxa"/>
            </w:tcMar>
          </w:tcPr>
          <w:p w14:paraId="5585C10A" w14:textId="77777777" w:rsidR="00F206DC" w:rsidRDefault="009D2490">
            <w:pPr>
              <w:widowControl w:val="0"/>
            </w:pPr>
            <w:r>
              <w:t>Resource Pool</w:t>
            </w:r>
          </w:p>
        </w:tc>
        <w:tc>
          <w:tcPr>
            <w:tcW w:w="3120" w:type="dxa"/>
            <w:tcMar>
              <w:top w:w="100" w:type="dxa"/>
              <w:left w:w="100" w:type="dxa"/>
              <w:bottom w:w="100" w:type="dxa"/>
              <w:right w:w="100" w:type="dxa"/>
            </w:tcMar>
          </w:tcPr>
          <w:p w14:paraId="074B8922" w14:textId="77777777" w:rsidR="00F206DC" w:rsidRDefault="009D2490">
            <w:pPr>
              <w:widowControl w:val="0"/>
            </w:pPr>
            <w:r>
              <w:t>Weight</w:t>
            </w:r>
          </w:p>
        </w:tc>
        <w:tc>
          <w:tcPr>
            <w:tcW w:w="3120" w:type="dxa"/>
            <w:tcMar>
              <w:top w:w="100" w:type="dxa"/>
              <w:left w:w="100" w:type="dxa"/>
              <w:bottom w:w="100" w:type="dxa"/>
              <w:right w:w="100" w:type="dxa"/>
            </w:tcMar>
          </w:tcPr>
          <w:p w14:paraId="77D8916C" w14:textId="77777777" w:rsidR="00F206DC" w:rsidRDefault="009D2490">
            <w:pPr>
              <w:widowControl w:val="0"/>
            </w:pPr>
            <w:r>
              <w:t>Scheduling Policy</w:t>
            </w:r>
          </w:p>
        </w:tc>
      </w:tr>
      <w:tr w:rsidR="00F206DC" w14:paraId="691E30AB" w14:textId="77777777">
        <w:tc>
          <w:tcPr>
            <w:tcW w:w="3120" w:type="dxa"/>
            <w:tcMar>
              <w:top w:w="100" w:type="dxa"/>
              <w:left w:w="100" w:type="dxa"/>
              <w:bottom w:w="100" w:type="dxa"/>
              <w:right w:w="100" w:type="dxa"/>
            </w:tcMar>
          </w:tcPr>
          <w:p w14:paraId="762A1699" w14:textId="77777777" w:rsidR="00F206DC" w:rsidRDefault="009D2490">
            <w:pPr>
              <w:widowControl w:val="0"/>
            </w:pPr>
            <w:r>
              <w:t>default</w:t>
            </w:r>
          </w:p>
        </w:tc>
        <w:tc>
          <w:tcPr>
            <w:tcW w:w="3120" w:type="dxa"/>
            <w:tcMar>
              <w:top w:w="100" w:type="dxa"/>
              <w:left w:w="100" w:type="dxa"/>
              <w:bottom w:w="100" w:type="dxa"/>
              <w:right w:w="100" w:type="dxa"/>
            </w:tcMar>
          </w:tcPr>
          <w:p w14:paraId="47B1F11B" w14:textId="77777777" w:rsidR="00F206DC" w:rsidRDefault="009D2490">
            <w:pPr>
              <w:widowControl w:val="0"/>
            </w:pPr>
            <w:r>
              <w:t>1</w:t>
            </w:r>
          </w:p>
        </w:tc>
        <w:tc>
          <w:tcPr>
            <w:tcW w:w="3120" w:type="dxa"/>
            <w:tcMar>
              <w:top w:w="100" w:type="dxa"/>
              <w:left w:w="100" w:type="dxa"/>
              <w:bottom w:w="100" w:type="dxa"/>
              <w:right w:w="100" w:type="dxa"/>
            </w:tcMar>
          </w:tcPr>
          <w:p w14:paraId="107B66AA" w14:textId="77777777" w:rsidR="00F206DC" w:rsidRDefault="009D2490">
            <w:pPr>
              <w:widowControl w:val="0"/>
            </w:pPr>
            <w:r>
              <w:t>Dominant Resource Fairness (recommended)</w:t>
            </w:r>
          </w:p>
        </w:tc>
      </w:tr>
      <w:tr w:rsidR="00F206DC" w14:paraId="1AC12FA8" w14:textId="77777777">
        <w:tc>
          <w:tcPr>
            <w:tcW w:w="3120" w:type="dxa"/>
            <w:tcMar>
              <w:top w:w="100" w:type="dxa"/>
              <w:left w:w="100" w:type="dxa"/>
              <w:bottom w:w="100" w:type="dxa"/>
              <w:right w:w="100" w:type="dxa"/>
            </w:tcMar>
          </w:tcPr>
          <w:p w14:paraId="463DF0B4" w14:textId="77777777" w:rsidR="00F206DC" w:rsidRDefault="009D2490">
            <w:pPr>
              <w:widowControl w:val="0"/>
            </w:pPr>
            <w:r>
              <w:t>users</w:t>
            </w:r>
          </w:p>
        </w:tc>
        <w:tc>
          <w:tcPr>
            <w:tcW w:w="3120" w:type="dxa"/>
            <w:tcMar>
              <w:top w:w="100" w:type="dxa"/>
              <w:left w:w="100" w:type="dxa"/>
              <w:bottom w:w="100" w:type="dxa"/>
              <w:right w:w="100" w:type="dxa"/>
            </w:tcMar>
          </w:tcPr>
          <w:p w14:paraId="51480866" w14:textId="77777777" w:rsidR="00F206DC" w:rsidRDefault="009D2490">
            <w:pPr>
              <w:widowControl w:val="0"/>
            </w:pPr>
            <w:r>
              <w:t>1</w:t>
            </w:r>
          </w:p>
        </w:tc>
        <w:tc>
          <w:tcPr>
            <w:tcW w:w="3120" w:type="dxa"/>
            <w:tcMar>
              <w:top w:w="100" w:type="dxa"/>
              <w:left w:w="100" w:type="dxa"/>
              <w:bottom w:w="100" w:type="dxa"/>
              <w:right w:w="100" w:type="dxa"/>
            </w:tcMar>
          </w:tcPr>
          <w:p w14:paraId="5377172E" w14:textId="77777777" w:rsidR="00F206DC" w:rsidRDefault="00F206DC">
            <w:pPr>
              <w:widowControl w:val="0"/>
            </w:pPr>
          </w:p>
        </w:tc>
      </w:tr>
      <w:tr w:rsidR="00F206DC" w14:paraId="7CBA220C" w14:textId="77777777">
        <w:tc>
          <w:tcPr>
            <w:tcW w:w="3120" w:type="dxa"/>
            <w:tcMar>
              <w:top w:w="100" w:type="dxa"/>
              <w:left w:w="100" w:type="dxa"/>
              <w:bottom w:w="100" w:type="dxa"/>
              <w:right w:w="100" w:type="dxa"/>
            </w:tcMar>
          </w:tcPr>
          <w:p w14:paraId="004E01BF" w14:textId="77777777" w:rsidR="00F206DC" w:rsidRDefault="009D2490">
            <w:pPr>
              <w:widowControl w:val="0"/>
            </w:pPr>
            <w:r>
              <w:t>tenant1</w:t>
            </w:r>
          </w:p>
        </w:tc>
        <w:tc>
          <w:tcPr>
            <w:tcW w:w="3120" w:type="dxa"/>
            <w:tcMar>
              <w:top w:w="100" w:type="dxa"/>
              <w:left w:w="100" w:type="dxa"/>
              <w:bottom w:w="100" w:type="dxa"/>
              <w:right w:w="100" w:type="dxa"/>
            </w:tcMar>
          </w:tcPr>
          <w:p w14:paraId="4BA5BB53" w14:textId="77777777" w:rsidR="00F206DC" w:rsidRDefault="009D2490">
            <w:pPr>
              <w:widowControl w:val="0"/>
            </w:pPr>
            <w:r>
              <w:t>5</w:t>
            </w:r>
          </w:p>
        </w:tc>
        <w:tc>
          <w:tcPr>
            <w:tcW w:w="3120" w:type="dxa"/>
            <w:tcMar>
              <w:top w:w="100" w:type="dxa"/>
              <w:left w:w="100" w:type="dxa"/>
              <w:bottom w:w="100" w:type="dxa"/>
              <w:right w:w="100" w:type="dxa"/>
            </w:tcMar>
          </w:tcPr>
          <w:p w14:paraId="30104F2C" w14:textId="77777777" w:rsidR="00F206DC" w:rsidRDefault="00F206DC">
            <w:pPr>
              <w:widowControl w:val="0"/>
            </w:pPr>
          </w:p>
        </w:tc>
      </w:tr>
      <w:tr w:rsidR="00F206DC" w14:paraId="1E048D33" w14:textId="77777777">
        <w:tc>
          <w:tcPr>
            <w:tcW w:w="3120" w:type="dxa"/>
            <w:tcMar>
              <w:top w:w="100" w:type="dxa"/>
              <w:left w:w="100" w:type="dxa"/>
              <w:bottom w:w="100" w:type="dxa"/>
              <w:right w:w="100" w:type="dxa"/>
            </w:tcMar>
          </w:tcPr>
          <w:p w14:paraId="0BB9291D" w14:textId="77777777" w:rsidR="00F206DC" w:rsidRDefault="009D2490">
            <w:pPr>
              <w:widowControl w:val="0"/>
            </w:pPr>
            <w:r>
              <w:t>tenant 2</w:t>
            </w:r>
          </w:p>
        </w:tc>
        <w:tc>
          <w:tcPr>
            <w:tcW w:w="3120" w:type="dxa"/>
            <w:tcMar>
              <w:top w:w="100" w:type="dxa"/>
              <w:left w:w="100" w:type="dxa"/>
              <w:bottom w:w="100" w:type="dxa"/>
              <w:right w:w="100" w:type="dxa"/>
            </w:tcMar>
          </w:tcPr>
          <w:p w14:paraId="596AEFA9" w14:textId="77777777" w:rsidR="00F206DC" w:rsidRDefault="009D2490">
            <w:pPr>
              <w:widowControl w:val="0"/>
            </w:pPr>
            <w:r>
              <w:t>5</w:t>
            </w:r>
          </w:p>
        </w:tc>
        <w:tc>
          <w:tcPr>
            <w:tcW w:w="3120" w:type="dxa"/>
            <w:tcMar>
              <w:top w:w="100" w:type="dxa"/>
              <w:left w:w="100" w:type="dxa"/>
              <w:bottom w:w="100" w:type="dxa"/>
              <w:right w:w="100" w:type="dxa"/>
            </w:tcMar>
          </w:tcPr>
          <w:p w14:paraId="76791416" w14:textId="77777777" w:rsidR="00F206DC" w:rsidRDefault="00F206DC">
            <w:pPr>
              <w:widowControl w:val="0"/>
            </w:pPr>
          </w:p>
        </w:tc>
      </w:tr>
    </w:tbl>
    <w:p w14:paraId="2FA9A516" w14:textId="77777777" w:rsidR="00F206DC" w:rsidRDefault="00F206DC"/>
    <w:p w14:paraId="1A2F0261" w14:textId="77777777" w:rsidR="00F206DC" w:rsidRDefault="009D2490">
      <w:pPr>
        <w:pStyle w:val="Heading4"/>
      </w:pPr>
      <w:r>
        <w:t>Impala Admission Control</w:t>
      </w:r>
    </w:p>
    <w:p w14:paraId="187AFE5C" w14:textId="77777777" w:rsidR="00F206DC" w:rsidRDefault="009D2490">
      <w:r>
        <w:t>Queues and resource allocation</w:t>
      </w:r>
    </w:p>
    <w:p w14:paraId="417CCEF6" w14:textId="77777777" w:rsidR="00F206DC" w:rsidRDefault="009D2490">
      <w:r>
        <w:t xml:space="preserv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5487289F" w14:textId="77777777">
        <w:tc>
          <w:tcPr>
            <w:tcW w:w="3120" w:type="dxa"/>
            <w:tcMar>
              <w:top w:w="100" w:type="dxa"/>
              <w:left w:w="100" w:type="dxa"/>
              <w:bottom w:w="100" w:type="dxa"/>
              <w:right w:w="100" w:type="dxa"/>
            </w:tcMar>
          </w:tcPr>
          <w:p w14:paraId="6C1C8E67" w14:textId="77777777" w:rsidR="00F206DC" w:rsidRDefault="009D2490">
            <w:pPr>
              <w:widowControl w:val="0"/>
            </w:pPr>
            <w:r>
              <w:t>Resource Pool</w:t>
            </w:r>
          </w:p>
        </w:tc>
        <w:tc>
          <w:tcPr>
            <w:tcW w:w="3120" w:type="dxa"/>
            <w:tcMar>
              <w:top w:w="100" w:type="dxa"/>
              <w:left w:w="100" w:type="dxa"/>
              <w:bottom w:w="100" w:type="dxa"/>
              <w:right w:w="100" w:type="dxa"/>
            </w:tcMar>
          </w:tcPr>
          <w:p w14:paraId="1E8FF9DC" w14:textId="77777777" w:rsidR="00F206DC" w:rsidRDefault="009D2490">
            <w:pPr>
              <w:widowControl w:val="0"/>
            </w:pPr>
            <w:r>
              <w:t>Max memory</w:t>
            </w:r>
          </w:p>
        </w:tc>
        <w:tc>
          <w:tcPr>
            <w:tcW w:w="3120" w:type="dxa"/>
            <w:tcMar>
              <w:top w:w="100" w:type="dxa"/>
              <w:left w:w="100" w:type="dxa"/>
              <w:bottom w:w="100" w:type="dxa"/>
              <w:right w:w="100" w:type="dxa"/>
            </w:tcMar>
          </w:tcPr>
          <w:p w14:paraId="14712AE4" w14:textId="77777777" w:rsidR="00F206DC" w:rsidRDefault="009D2490">
            <w:pPr>
              <w:widowControl w:val="0"/>
            </w:pPr>
            <w:r>
              <w:t>Max memory per query</w:t>
            </w:r>
          </w:p>
        </w:tc>
      </w:tr>
      <w:tr w:rsidR="00F206DC" w14:paraId="61227256" w14:textId="77777777">
        <w:tc>
          <w:tcPr>
            <w:tcW w:w="3120" w:type="dxa"/>
            <w:tcMar>
              <w:top w:w="100" w:type="dxa"/>
              <w:left w:w="100" w:type="dxa"/>
              <w:bottom w:w="100" w:type="dxa"/>
              <w:right w:w="100" w:type="dxa"/>
            </w:tcMar>
          </w:tcPr>
          <w:p w14:paraId="602E33A7" w14:textId="77777777" w:rsidR="00F206DC" w:rsidRDefault="009D2490">
            <w:pPr>
              <w:widowControl w:val="0"/>
            </w:pPr>
            <w:r>
              <w:t>default</w:t>
            </w:r>
          </w:p>
        </w:tc>
        <w:tc>
          <w:tcPr>
            <w:tcW w:w="3120" w:type="dxa"/>
            <w:tcMar>
              <w:top w:w="100" w:type="dxa"/>
              <w:left w:w="100" w:type="dxa"/>
              <w:bottom w:w="100" w:type="dxa"/>
              <w:right w:w="100" w:type="dxa"/>
            </w:tcMar>
          </w:tcPr>
          <w:p w14:paraId="678069FA" w14:textId="77777777" w:rsidR="00F206DC" w:rsidRDefault="009D2490">
            <w:pPr>
              <w:widowControl w:val="0"/>
            </w:pPr>
            <w:r>
              <w:t>10 GB</w:t>
            </w:r>
          </w:p>
        </w:tc>
        <w:tc>
          <w:tcPr>
            <w:tcW w:w="3120" w:type="dxa"/>
            <w:tcMar>
              <w:top w:w="100" w:type="dxa"/>
              <w:left w:w="100" w:type="dxa"/>
              <w:bottom w:w="100" w:type="dxa"/>
              <w:right w:w="100" w:type="dxa"/>
            </w:tcMar>
          </w:tcPr>
          <w:p w14:paraId="446E93A1" w14:textId="77777777" w:rsidR="00F206DC" w:rsidRDefault="009D2490">
            <w:pPr>
              <w:widowControl w:val="0"/>
            </w:pPr>
            <w:r>
              <w:t>5 GB</w:t>
            </w:r>
          </w:p>
        </w:tc>
      </w:tr>
      <w:tr w:rsidR="00F206DC" w14:paraId="57AD9489" w14:textId="77777777">
        <w:tc>
          <w:tcPr>
            <w:tcW w:w="3120" w:type="dxa"/>
            <w:tcMar>
              <w:top w:w="100" w:type="dxa"/>
              <w:left w:w="100" w:type="dxa"/>
              <w:bottom w:w="100" w:type="dxa"/>
              <w:right w:w="100" w:type="dxa"/>
            </w:tcMar>
          </w:tcPr>
          <w:p w14:paraId="018927D6" w14:textId="77777777" w:rsidR="00F206DC" w:rsidRDefault="009D2490">
            <w:pPr>
              <w:widowControl w:val="0"/>
            </w:pPr>
            <w:r>
              <w:t>tenant1</w:t>
            </w:r>
          </w:p>
        </w:tc>
        <w:tc>
          <w:tcPr>
            <w:tcW w:w="3120" w:type="dxa"/>
            <w:tcMar>
              <w:top w:w="100" w:type="dxa"/>
              <w:left w:w="100" w:type="dxa"/>
              <w:bottom w:w="100" w:type="dxa"/>
              <w:right w:w="100" w:type="dxa"/>
            </w:tcMar>
          </w:tcPr>
          <w:p w14:paraId="05C9E103" w14:textId="77777777" w:rsidR="00F206DC" w:rsidRDefault="009D2490">
            <w:pPr>
              <w:widowControl w:val="0"/>
            </w:pPr>
            <w:r>
              <w:t>50 GB</w:t>
            </w:r>
          </w:p>
        </w:tc>
        <w:tc>
          <w:tcPr>
            <w:tcW w:w="3120" w:type="dxa"/>
            <w:tcMar>
              <w:top w:w="100" w:type="dxa"/>
              <w:left w:w="100" w:type="dxa"/>
              <w:bottom w:w="100" w:type="dxa"/>
              <w:right w:w="100" w:type="dxa"/>
            </w:tcMar>
          </w:tcPr>
          <w:p w14:paraId="2CC9E045" w14:textId="77777777" w:rsidR="00F206DC" w:rsidRDefault="009D2490">
            <w:pPr>
              <w:widowControl w:val="0"/>
            </w:pPr>
            <w:r>
              <w:t>10 GB</w:t>
            </w:r>
          </w:p>
        </w:tc>
      </w:tr>
    </w:tbl>
    <w:p w14:paraId="392821AD" w14:textId="77777777" w:rsidR="00F206DC" w:rsidRDefault="00F206DC"/>
    <w:p w14:paraId="53A0BA2B" w14:textId="77777777" w:rsidR="00F206DC" w:rsidRDefault="009D2490">
      <w:pPr>
        <w:pStyle w:val="Heading1"/>
        <w:numPr>
          <w:ilvl w:val="0"/>
          <w:numId w:val="9"/>
        </w:numPr>
      </w:pPr>
      <w:bookmarkStart w:id="54" w:name="_2grqrue" w:colFirst="0" w:colLast="0"/>
      <w:bookmarkEnd w:id="54"/>
      <w:r>
        <w:t>Security</w:t>
      </w:r>
    </w:p>
    <w:p w14:paraId="5812F908" w14:textId="77777777" w:rsidR="00F206DC" w:rsidRDefault="009D2490">
      <w:pPr>
        <w:pStyle w:val="Heading2"/>
        <w:numPr>
          <w:ilvl w:val="1"/>
          <w:numId w:val="9"/>
        </w:numPr>
      </w:pPr>
      <w:bookmarkStart w:id="55" w:name="_vx1227" w:colFirst="0" w:colLast="0"/>
      <w:bookmarkEnd w:id="55"/>
      <w:r>
        <w:t>Secure Access / Firewalls</w:t>
      </w:r>
    </w:p>
    <w:p w14:paraId="6AE899F2" w14:textId="77777777" w:rsidR="00F206DC" w:rsidRDefault="009D2490">
      <w:r>
        <w:t>Hadoop Web interfaces that need to be accessible externally:</w:t>
      </w:r>
    </w:p>
    <w:p w14:paraId="7866C448" w14:textId="77777777" w:rsidR="00F206DC" w:rsidRDefault="00F206DC"/>
    <w:p w14:paraId="1985099A" w14:textId="77777777" w:rsidR="00F206DC" w:rsidRDefault="009D2490">
      <w:pPr>
        <w:numPr>
          <w:ilvl w:val="0"/>
          <w:numId w:val="17"/>
        </w:numPr>
        <w:ind w:hanging="360"/>
        <w:contextualSpacing/>
      </w:pPr>
      <w:r>
        <w:t>Cloudera Manager</w:t>
      </w:r>
    </w:p>
    <w:p w14:paraId="1FCE0DC6" w14:textId="77777777" w:rsidR="00F206DC" w:rsidRDefault="009D2490">
      <w:pPr>
        <w:numPr>
          <w:ilvl w:val="0"/>
          <w:numId w:val="17"/>
        </w:numPr>
        <w:ind w:hanging="360"/>
        <w:contextualSpacing/>
      </w:pPr>
      <w:r>
        <w:t>Cloudera Navigator</w:t>
      </w:r>
    </w:p>
    <w:p w14:paraId="3EF31A94" w14:textId="77777777" w:rsidR="00F206DC" w:rsidRDefault="009D2490">
      <w:pPr>
        <w:numPr>
          <w:ilvl w:val="0"/>
          <w:numId w:val="17"/>
        </w:numPr>
        <w:ind w:hanging="360"/>
        <w:contextualSpacing/>
      </w:pPr>
      <w:r>
        <w:t>Bedrock</w:t>
      </w:r>
    </w:p>
    <w:p w14:paraId="0F4F7BB5" w14:textId="77777777" w:rsidR="00F206DC" w:rsidRDefault="009D2490">
      <w:pPr>
        <w:numPr>
          <w:ilvl w:val="0"/>
          <w:numId w:val="17"/>
        </w:numPr>
        <w:ind w:hanging="360"/>
        <w:contextualSpacing/>
      </w:pPr>
      <w:proofErr w:type="spellStart"/>
      <w:r>
        <w:t>Namenode</w:t>
      </w:r>
      <w:proofErr w:type="spellEnd"/>
      <w:r>
        <w:t xml:space="preserve"> </w:t>
      </w:r>
    </w:p>
    <w:p w14:paraId="77497D5B" w14:textId="77777777" w:rsidR="00F206DC" w:rsidRDefault="009D2490">
      <w:pPr>
        <w:numPr>
          <w:ilvl w:val="0"/>
          <w:numId w:val="17"/>
        </w:numPr>
        <w:ind w:hanging="360"/>
        <w:contextualSpacing/>
      </w:pPr>
      <w:r>
        <w:t>Resource Manager</w:t>
      </w:r>
    </w:p>
    <w:p w14:paraId="595B0B83" w14:textId="77777777" w:rsidR="00F206DC" w:rsidRDefault="009D2490">
      <w:pPr>
        <w:numPr>
          <w:ilvl w:val="0"/>
          <w:numId w:val="17"/>
        </w:numPr>
        <w:ind w:hanging="360"/>
        <w:contextualSpacing/>
      </w:pPr>
      <w:r>
        <w:t>Job History</w:t>
      </w:r>
    </w:p>
    <w:p w14:paraId="14D57962" w14:textId="77777777" w:rsidR="00F206DC" w:rsidRDefault="009D2490">
      <w:pPr>
        <w:numPr>
          <w:ilvl w:val="0"/>
          <w:numId w:val="17"/>
        </w:numPr>
        <w:ind w:hanging="360"/>
        <w:contextualSpacing/>
      </w:pPr>
      <w:r>
        <w:t>Application Master</w:t>
      </w:r>
    </w:p>
    <w:p w14:paraId="5C9E6171" w14:textId="77777777" w:rsidR="00F206DC" w:rsidRDefault="009D2490">
      <w:pPr>
        <w:numPr>
          <w:ilvl w:val="0"/>
          <w:numId w:val="17"/>
        </w:numPr>
        <w:ind w:hanging="360"/>
        <w:contextualSpacing/>
      </w:pPr>
      <w:r>
        <w:t>Hue</w:t>
      </w:r>
    </w:p>
    <w:p w14:paraId="430D18C6" w14:textId="77777777" w:rsidR="00F206DC" w:rsidRDefault="009D2490">
      <w:pPr>
        <w:numPr>
          <w:ilvl w:val="0"/>
          <w:numId w:val="17"/>
        </w:numPr>
        <w:ind w:hanging="360"/>
        <w:contextualSpacing/>
      </w:pPr>
      <w:r>
        <w:t>Spark History</w:t>
      </w:r>
    </w:p>
    <w:p w14:paraId="687C2CE8" w14:textId="77777777" w:rsidR="00F206DC" w:rsidRDefault="009D2490">
      <w:pPr>
        <w:numPr>
          <w:ilvl w:val="0"/>
          <w:numId w:val="17"/>
        </w:numPr>
        <w:ind w:hanging="360"/>
        <w:contextualSpacing/>
      </w:pPr>
      <w:proofErr w:type="spellStart"/>
      <w:r>
        <w:t>Oozie</w:t>
      </w:r>
      <w:proofErr w:type="spellEnd"/>
      <w:r>
        <w:t xml:space="preserve"> Workflow Manager </w:t>
      </w:r>
    </w:p>
    <w:p w14:paraId="7ED3BD55" w14:textId="77777777" w:rsidR="00F206DC" w:rsidRDefault="00F206DC"/>
    <w:p w14:paraId="1C136C27" w14:textId="77777777" w:rsidR="00F206DC" w:rsidRDefault="009D2490">
      <w:r>
        <w:t>Other communication channels required</w:t>
      </w:r>
    </w:p>
    <w:p w14:paraId="3028DAD4" w14:textId="77777777" w:rsidR="00F206DC" w:rsidRDefault="009D2490">
      <w:pPr>
        <w:numPr>
          <w:ilvl w:val="0"/>
          <w:numId w:val="1"/>
        </w:numPr>
        <w:ind w:hanging="360"/>
        <w:contextualSpacing/>
      </w:pPr>
      <w:r>
        <w:t>SSH</w:t>
      </w:r>
    </w:p>
    <w:p w14:paraId="2A5FB582" w14:textId="77777777" w:rsidR="00F206DC" w:rsidRDefault="009D2490">
      <w:pPr>
        <w:numPr>
          <w:ilvl w:val="0"/>
          <w:numId w:val="1"/>
        </w:numPr>
        <w:ind w:hanging="360"/>
        <w:contextualSpacing/>
      </w:pPr>
      <w:r>
        <w:t>AD</w:t>
      </w:r>
    </w:p>
    <w:p w14:paraId="34C3026F" w14:textId="77777777" w:rsidR="00F206DC" w:rsidRDefault="009D2490">
      <w:pPr>
        <w:numPr>
          <w:ilvl w:val="0"/>
          <w:numId w:val="1"/>
        </w:numPr>
        <w:ind w:hanging="360"/>
        <w:contextualSpacing/>
      </w:pPr>
      <w:r>
        <w:t>NTP</w:t>
      </w:r>
    </w:p>
    <w:p w14:paraId="38413DBB" w14:textId="77777777" w:rsidR="00F206DC" w:rsidRDefault="009D2490">
      <w:pPr>
        <w:numPr>
          <w:ilvl w:val="0"/>
          <w:numId w:val="1"/>
        </w:numPr>
        <w:ind w:hanging="360"/>
        <w:contextualSpacing/>
      </w:pPr>
      <w:r>
        <w:t>Kerberos</w:t>
      </w:r>
    </w:p>
    <w:p w14:paraId="39EA0DDE" w14:textId="77777777" w:rsidR="00F206DC" w:rsidRDefault="009D2490">
      <w:pPr>
        <w:numPr>
          <w:ilvl w:val="0"/>
          <w:numId w:val="1"/>
        </w:numPr>
        <w:ind w:hanging="360"/>
        <w:contextualSpacing/>
      </w:pPr>
      <w:r>
        <w:t>Data source systems</w:t>
      </w:r>
    </w:p>
    <w:p w14:paraId="6322DCCE" w14:textId="77777777" w:rsidR="00F206DC" w:rsidRDefault="00F206DC"/>
    <w:p w14:paraId="4B7DBEE6" w14:textId="77777777" w:rsidR="00F206DC" w:rsidRDefault="009D2490">
      <w:pPr>
        <w:pStyle w:val="Heading2"/>
        <w:numPr>
          <w:ilvl w:val="1"/>
          <w:numId w:val="9"/>
        </w:numPr>
      </w:pPr>
      <w:bookmarkStart w:id="56" w:name="_3fwokq0" w:colFirst="0" w:colLast="0"/>
      <w:bookmarkEnd w:id="56"/>
      <w:r>
        <w:t>Authentication</w:t>
      </w:r>
    </w:p>
    <w:p w14:paraId="32116542" w14:textId="77777777" w:rsidR="00F206DC" w:rsidRDefault="009D2490">
      <w:pPr>
        <w:pStyle w:val="Heading3"/>
        <w:numPr>
          <w:ilvl w:val="2"/>
          <w:numId w:val="9"/>
        </w:numPr>
      </w:pPr>
      <w:bookmarkStart w:id="57" w:name="_1v1yuxt" w:colFirst="0" w:colLast="0"/>
      <w:bookmarkEnd w:id="57"/>
      <w:r>
        <w:t>Users and Actors</w:t>
      </w:r>
    </w:p>
    <w:p w14:paraId="60665770" w14:textId="77777777" w:rsidR="00F206DC" w:rsidRDefault="009D2490">
      <w:r>
        <w:t>TBD: Define user categories and roles</w:t>
      </w:r>
    </w:p>
    <w:p w14:paraId="513541F2" w14:textId="77777777" w:rsidR="00F206DC" w:rsidRDefault="009D2490">
      <w:pPr>
        <w:pStyle w:val="Heading3"/>
        <w:numPr>
          <w:ilvl w:val="2"/>
          <w:numId w:val="9"/>
        </w:numPr>
      </w:pPr>
      <w:bookmarkStart w:id="58" w:name="_4f1mdlm" w:colFirst="0" w:colLast="0"/>
      <w:bookmarkEnd w:id="58"/>
      <w:r>
        <w:t>Server Access</w:t>
      </w:r>
    </w:p>
    <w:p w14:paraId="032FCE17" w14:textId="77777777" w:rsidR="00F206DC" w:rsidRDefault="009D2490">
      <w:r>
        <w:t xml:space="preserve">TBD: </w:t>
      </w:r>
      <w:proofErr w:type="spellStart"/>
      <w:r>
        <w:t>Ssh</w:t>
      </w:r>
      <w:proofErr w:type="spellEnd"/>
      <w:r>
        <w:t>/</w:t>
      </w:r>
      <w:proofErr w:type="spellStart"/>
      <w:r>
        <w:t>vnc</w:t>
      </w:r>
      <w:proofErr w:type="spellEnd"/>
      <w:r>
        <w:t xml:space="preserve"> solution; </w:t>
      </w:r>
      <w:proofErr w:type="spellStart"/>
      <w:r>
        <w:t>centrify</w:t>
      </w:r>
      <w:proofErr w:type="spellEnd"/>
      <w:r>
        <w:t>/</w:t>
      </w:r>
      <w:proofErr w:type="spellStart"/>
      <w:r>
        <w:t>sssd</w:t>
      </w:r>
      <w:proofErr w:type="spellEnd"/>
    </w:p>
    <w:p w14:paraId="5C01EE6B" w14:textId="77777777" w:rsidR="00F206DC" w:rsidRDefault="009D2490">
      <w:pPr>
        <w:pStyle w:val="Heading3"/>
        <w:numPr>
          <w:ilvl w:val="2"/>
          <w:numId w:val="9"/>
        </w:numPr>
      </w:pPr>
      <w:bookmarkStart w:id="59" w:name="_2u6wntf" w:colFirst="0" w:colLast="0"/>
      <w:bookmarkEnd w:id="59"/>
      <w:r>
        <w:t>Web Interfaces</w:t>
      </w:r>
    </w:p>
    <w:p w14:paraId="51246334" w14:textId="77777777" w:rsidR="00F206DC" w:rsidRDefault="009D2490">
      <w:r>
        <w:t>Web interfaces like Cloudera Manager, Clo</w:t>
      </w:r>
      <w:r>
        <w:t>udera Navigator, Hue and Bedrock will be integrated to an LDAP server. Users can login to these services using their enterprise account credentials</w:t>
      </w:r>
    </w:p>
    <w:p w14:paraId="7BFE94AF" w14:textId="77777777" w:rsidR="00F206DC" w:rsidRDefault="009D2490">
      <w:pPr>
        <w:pStyle w:val="Heading2"/>
        <w:numPr>
          <w:ilvl w:val="1"/>
          <w:numId w:val="9"/>
        </w:numPr>
      </w:pPr>
      <w:bookmarkStart w:id="60" w:name="_19c6y18" w:colFirst="0" w:colLast="0"/>
      <w:bookmarkEnd w:id="60"/>
      <w:r>
        <w:rPr>
          <w:sz w:val="26"/>
          <w:szCs w:val="26"/>
        </w:rPr>
        <w:t>Kerberos</w:t>
      </w:r>
    </w:p>
    <w:p w14:paraId="709AF2C2" w14:textId="77777777" w:rsidR="00F206DC" w:rsidRDefault="009D2490">
      <w:r>
        <w:t>Hadoop services will be configured with Kerberos which is a strong authentication mechanism and is the only authentication process supported by all CDH services</w:t>
      </w:r>
    </w:p>
    <w:p w14:paraId="035FFFFB" w14:textId="77777777" w:rsidR="00F206DC" w:rsidRDefault="009D2490">
      <w:pPr>
        <w:pStyle w:val="Heading2"/>
        <w:numPr>
          <w:ilvl w:val="1"/>
          <w:numId w:val="9"/>
        </w:numPr>
      </w:pPr>
      <w:bookmarkStart w:id="61" w:name="_3tbugp1" w:colFirst="0" w:colLast="0"/>
      <w:bookmarkEnd w:id="61"/>
      <w:r>
        <w:t>Authorization</w:t>
      </w:r>
    </w:p>
    <w:p w14:paraId="14EBEB45" w14:textId="77777777" w:rsidR="00F206DC" w:rsidRDefault="009D2490">
      <w:pPr>
        <w:pStyle w:val="Heading3"/>
        <w:numPr>
          <w:ilvl w:val="2"/>
          <w:numId w:val="9"/>
        </w:numPr>
      </w:pPr>
      <w:bookmarkStart w:id="62" w:name="_28h4qwu" w:colFirst="0" w:colLast="0"/>
      <w:bookmarkEnd w:id="62"/>
      <w:r>
        <w:t>HDFS ACLs</w:t>
      </w:r>
    </w:p>
    <w:p w14:paraId="39AD7A8D" w14:textId="77777777" w:rsidR="00F206DC" w:rsidRDefault="009D2490">
      <w:pPr>
        <w:pStyle w:val="Heading3"/>
        <w:numPr>
          <w:ilvl w:val="2"/>
          <w:numId w:val="9"/>
        </w:numPr>
      </w:pPr>
      <w:bookmarkStart w:id="63" w:name="_nmf14n" w:colFirst="0" w:colLast="0"/>
      <w:bookmarkEnd w:id="63"/>
      <w:r>
        <w:t>Linux Filesystem ACLs</w:t>
      </w:r>
    </w:p>
    <w:p w14:paraId="4F434DCF" w14:textId="77777777" w:rsidR="00F206DC" w:rsidRDefault="009D2490">
      <w:r>
        <w:t xml:space="preserve"> </w:t>
      </w:r>
    </w:p>
    <w:p w14:paraId="640CEF30" w14:textId="77777777" w:rsidR="00F206DC" w:rsidRDefault="009D2490">
      <w:pPr>
        <w:pStyle w:val="Heading2"/>
        <w:numPr>
          <w:ilvl w:val="1"/>
          <w:numId w:val="9"/>
        </w:numPr>
      </w:pPr>
      <w:bookmarkStart w:id="64" w:name="_37m2jsg" w:colFirst="0" w:colLast="0"/>
      <w:bookmarkEnd w:id="64"/>
      <w:r>
        <w:rPr>
          <w:sz w:val="34"/>
          <w:szCs w:val="34"/>
        </w:rPr>
        <w:t>Accounting</w:t>
      </w:r>
    </w:p>
    <w:p w14:paraId="5F410157" w14:textId="77777777" w:rsidR="00F206DC" w:rsidRDefault="009D2490">
      <w:pPr>
        <w:pStyle w:val="Heading3"/>
        <w:numPr>
          <w:ilvl w:val="2"/>
          <w:numId w:val="9"/>
        </w:numPr>
      </w:pPr>
      <w:bookmarkStart w:id="65" w:name="_1mrcu09" w:colFirst="0" w:colLast="0"/>
      <w:bookmarkEnd w:id="65"/>
      <w:r>
        <w:t>Access and Audit Logs</w:t>
      </w:r>
    </w:p>
    <w:p w14:paraId="5BDD5EF0" w14:textId="77777777" w:rsidR="00F206DC" w:rsidRDefault="009D2490">
      <w:r>
        <w:t xml:space="preserve">The Logs page </w:t>
      </w:r>
      <w:r>
        <w:t>on Cloudera Manager presents log information for Hadoop services, filtered by service, role, host, or search phrase as well log level (severity). Logs are also available on disk under /</w:t>
      </w:r>
      <w:proofErr w:type="spellStart"/>
      <w:r>
        <w:t>var</w:t>
      </w:r>
      <w:proofErr w:type="spellEnd"/>
      <w:r>
        <w:t xml:space="preserve">/log directory on each server. The servers </w:t>
      </w:r>
      <w:proofErr w:type="gramStart"/>
      <w:r>
        <w:t>has</w:t>
      </w:r>
      <w:proofErr w:type="gramEnd"/>
      <w:r>
        <w:t xml:space="preserve"> log </w:t>
      </w:r>
      <w:proofErr w:type="spellStart"/>
      <w:r>
        <w:t>dirs</w:t>
      </w:r>
      <w:proofErr w:type="spellEnd"/>
      <w:r>
        <w:t xml:space="preserve"> specific to </w:t>
      </w:r>
      <w:r>
        <w:t>each CDH service running on them.</w:t>
      </w:r>
    </w:p>
    <w:p w14:paraId="56901273" w14:textId="77777777" w:rsidR="00F206DC" w:rsidRDefault="009D2490">
      <w:pPr>
        <w:numPr>
          <w:ilvl w:val="2"/>
          <w:numId w:val="9"/>
        </w:numPr>
        <w:contextualSpacing/>
      </w:pPr>
      <w:r>
        <w:t xml:space="preserve">List of log </w:t>
      </w:r>
      <w:proofErr w:type="spellStart"/>
      <w:r>
        <w:t>dirs</w:t>
      </w:r>
      <w:proofErr w:type="spellEnd"/>
      <w:r>
        <w:t>:</w:t>
      </w:r>
    </w:p>
    <w:p w14:paraId="7020A9E1" w14:textId="77777777" w:rsidR="00F206DC" w:rsidRDefault="009D2490">
      <w:pPr>
        <w:numPr>
          <w:ilvl w:val="0"/>
          <w:numId w:val="16"/>
        </w:numPr>
        <w:ind w:hanging="360"/>
        <w:contextualSpacing/>
      </w:pPr>
      <w:r>
        <w:t>/</w:t>
      </w:r>
      <w:proofErr w:type="spellStart"/>
      <w:r>
        <w:t>var</w:t>
      </w:r>
      <w:proofErr w:type="spellEnd"/>
      <w:r>
        <w:t>/log/</w:t>
      </w:r>
      <w:proofErr w:type="spellStart"/>
      <w:r>
        <w:t>catalogd</w:t>
      </w:r>
      <w:proofErr w:type="spellEnd"/>
    </w:p>
    <w:p w14:paraId="3022105B" w14:textId="77777777" w:rsidR="00F206DC" w:rsidRDefault="009D2490">
      <w:pPr>
        <w:numPr>
          <w:ilvl w:val="0"/>
          <w:numId w:val="16"/>
        </w:numPr>
        <w:ind w:hanging="360"/>
        <w:contextualSpacing/>
      </w:pPr>
      <w:r>
        <w:t>/</w:t>
      </w:r>
      <w:proofErr w:type="spellStart"/>
      <w:r>
        <w:t>var</w:t>
      </w:r>
      <w:proofErr w:type="spellEnd"/>
      <w:r>
        <w:t>/log/</w:t>
      </w:r>
      <w:proofErr w:type="spellStart"/>
      <w:r>
        <w:t>cloudera-scm-alertpublisher</w:t>
      </w:r>
      <w:proofErr w:type="spellEnd"/>
    </w:p>
    <w:p w14:paraId="25DA3107" w14:textId="77777777" w:rsidR="00F206DC" w:rsidRDefault="009D2490">
      <w:pPr>
        <w:numPr>
          <w:ilvl w:val="0"/>
          <w:numId w:val="16"/>
        </w:numPr>
        <w:ind w:hanging="360"/>
        <w:contextualSpacing/>
      </w:pPr>
      <w:r>
        <w:t>/</w:t>
      </w:r>
      <w:proofErr w:type="spellStart"/>
      <w:r>
        <w:t>var</w:t>
      </w:r>
      <w:proofErr w:type="spellEnd"/>
      <w:r>
        <w:t>/log/</w:t>
      </w:r>
      <w:proofErr w:type="spellStart"/>
      <w:r>
        <w:t>cloudera-scm-eventserver</w:t>
      </w:r>
      <w:proofErr w:type="spellEnd"/>
    </w:p>
    <w:p w14:paraId="3E979556" w14:textId="77777777" w:rsidR="00F206DC" w:rsidRDefault="009D2490">
      <w:pPr>
        <w:numPr>
          <w:ilvl w:val="0"/>
          <w:numId w:val="16"/>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-firehose</w:t>
      </w:r>
    </w:p>
    <w:p w14:paraId="5848DC22" w14:textId="77777777" w:rsidR="00F206DC" w:rsidRDefault="009D2490">
      <w:pPr>
        <w:numPr>
          <w:ilvl w:val="0"/>
          <w:numId w:val="16"/>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-headlamp</w:t>
      </w:r>
    </w:p>
    <w:p w14:paraId="7E31E0A9" w14:textId="77777777" w:rsidR="00F206DC" w:rsidRDefault="009D2490">
      <w:pPr>
        <w:numPr>
          <w:ilvl w:val="0"/>
          <w:numId w:val="16"/>
        </w:numPr>
        <w:ind w:hanging="360"/>
        <w:contextualSpacing/>
      </w:pPr>
      <w:r>
        <w:t>/</w:t>
      </w:r>
      <w:proofErr w:type="spellStart"/>
      <w:r>
        <w:t>var</w:t>
      </w:r>
      <w:proofErr w:type="spellEnd"/>
      <w:r>
        <w:t>/log/</w:t>
      </w:r>
      <w:proofErr w:type="spellStart"/>
      <w:r>
        <w:t>cloudera</w:t>
      </w:r>
      <w:proofErr w:type="spellEnd"/>
      <w:r>
        <w:t>-</w:t>
      </w:r>
      <w:proofErr w:type="spellStart"/>
      <w:r>
        <w:t>scm</w:t>
      </w:r>
      <w:proofErr w:type="spellEnd"/>
      <w:r>
        <w:t>-navigator</w:t>
      </w:r>
    </w:p>
    <w:p w14:paraId="5A84AB34" w14:textId="77777777" w:rsidR="00F206DC" w:rsidRDefault="009D2490">
      <w:pPr>
        <w:numPr>
          <w:ilvl w:val="0"/>
          <w:numId w:val="16"/>
        </w:numPr>
        <w:ind w:hanging="360"/>
        <w:contextualSpacing/>
      </w:pPr>
      <w:r>
        <w:t>/</w:t>
      </w:r>
      <w:proofErr w:type="spellStart"/>
      <w:r>
        <w:t>var</w:t>
      </w:r>
      <w:proofErr w:type="spellEnd"/>
      <w:r>
        <w:t>/log/</w:t>
      </w:r>
      <w:proofErr w:type="spellStart"/>
      <w:r>
        <w:t>hadoop-hdfs</w:t>
      </w:r>
      <w:proofErr w:type="spellEnd"/>
    </w:p>
    <w:p w14:paraId="2EA8D4D1" w14:textId="77777777" w:rsidR="00F206DC" w:rsidRDefault="009D2490">
      <w:pPr>
        <w:numPr>
          <w:ilvl w:val="0"/>
          <w:numId w:val="16"/>
        </w:numPr>
        <w:ind w:hanging="360"/>
        <w:contextualSpacing/>
      </w:pPr>
      <w:r>
        <w:t>/</w:t>
      </w:r>
      <w:proofErr w:type="spellStart"/>
      <w:r>
        <w:t>var</w:t>
      </w:r>
      <w:proofErr w:type="spellEnd"/>
      <w:r>
        <w:t>/log/</w:t>
      </w:r>
      <w:proofErr w:type="spellStart"/>
      <w:r>
        <w:t>hadoop-httpfs</w:t>
      </w:r>
      <w:proofErr w:type="spellEnd"/>
    </w:p>
    <w:p w14:paraId="1DF9111F" w14:textId="77777777" w:rsidR="00F206DC" w:rsidRDefault="009D2490">
      <w:pPr>
        <w:numPr>
          <w:ilvl w:val="0"/>
          <w:numId w:val="16"/>
        </w:numPr>
        <w:ind w:hanging="360"/>
        <w:contextualSpacing/>
      </w:pPr>
      <w:r>
        <w:t>/</w:t>
      </w:r>
      <w:proofErr w:type="spellStart"/>
      <w:r>
        <w:t>var</w:t>
      </w:r>
      <w:proofErr w:type="spellEnd"/>
      <w:r>
        <w:t>/log/</w:t>
      </w:r>
      <w:proofErr w:type="spellStart"/>
      <w:r>
        <w:t>hadoop-mapreduce</w:t>
      </w:r>
      <w:proofErr w:type="spellEnd"/>
    </w:p>
    <w:p w14:paraId="771298C4" w14:textId="77777777" w:rsidR="00F206DC" w:rsidRDefault="009D2490">
      <w:pPr>
        <w:numPr>
          <w:ilvl w:val="0"/>
          <w:numId w:val="16"/>
        </w:numPr>
        <w:ind w:hanging="360"/>
        <w:contextualSpacing/>
      </w:pPr>
      <w:r>
        <w:t>/</w:t>
      </w:r>
      <w:proofErr w:type="spellStart"/>
      <w:r>
        <w:t>var</w:t>
      </w:r>
      <w:proofErr w:type="spellEnd"/>
      <w:r>
        <w:t>/log/</w:t>
      </w:r>
      <w:proofErr w:type="spellStart"/>
      <w:r>
        <w:t>hadoop</w:t>
      </w:r>
      <w:proofErr w:type="spellEnd"/>
      <w:r>
        <w:t>-yarn</w:t>
      </w:r>
    </w:p>
    <w:p w14:paraId="1F7B947C" w14:textId="77777777" w:rsidR="00F206DC" w:rsidRDefault="009D2490">
      <w:pPr>
        <w:numPr>
          <w:ilvl w:val="0"/>
          <w:numId w:val="16"/>
        </w:numPr>
        <w:ind w:hanging="360"/>
        <w:contextualSpacing/>
      </w:pPr>
      <w:r>
        <w:t>/</w:t>
      </w:r>
      <w:proofErr w:type="spellStart"/>
      <w:r>
        <w:t>var</w:t>
      </w:r>
      <w:proofErr w:type="spellEnd"/>
      <w:r>
        <w:t>/log/</w:t>
      </w:r>
      <w:proofErr w:type="spellStart"/>
      <w:r>
        <w:t>hbase</w:t>
      </w:r>
      <w:proofErr w:type="spellEnd"/>
    </w:p>
    <w:p w14:paraId="62FC277F" w14:textId="77777777" w:rsidR="00F206DC" w:rsidRDefault="009D2490">
      <w:pPr>
        <w:numPr>
          <w:ilvl w:val="0"/>
          <w:numId w:val="16"/>
        </w:numPr>
        <w:ind w:hanging="360"/>
        <w:contextualSpacing/>
      </w:pPr>
      <w:r>
        <w:lastRenderedPageBreak/>
        <w:t>/</w:t>
      </w:r>
      <w:proofErr w:type="spellStart"/>
      <w:r>
        <w:t>var</w:t>
      </w:r>
      <w:proofErr w:type="spellEnd"/>
      <w:r>
        <w:t>/log/</w:t>
      </w:r>
      <w:proofErr w:type="spellStart"/>
      <w:r>
        <w:t>hcatalog</w:t>
      </w:r>
      <w:proofErr w:type="spellEnd"/>
    </w:p>
    <w:p w14:paraId="7E8413CA" w14:textId="77777777" w:rsidR="00F206DC" w:rsidRDefault="009D2490">
      <w:pPr>
        <w:numPr>
          <w:ilvl w:val="0"/>
          <w:numId w:val="16"/>
        </w:numPr>
        <w:ind w:hanging="360"/>
        <w:contextualSpacing/>
      </w:pPr>
      <w:r>
        <w:t>/</w:t>
      </w:r>
      <w:proofErr w:type="spellStart"/>
      <w:r>
        <w:t>var</w:t>
      </w:r>
      <w:proofErr w:type="spellEnd"/>
      <w:r>
        <w:t>/log/hive</w:t>
      </w:r>
    </w:p>
    <w:p w14:paraId="2BF838BA" w14:textId="77777777" w:rsidR="00F206DC" w:rsidRDefault="009D2490">
      <w:pPr>
        <w:numPr>
          <w:ilvl w:val="0"/>
          <w:numId w:val="16"/>
        </w:numPr>
        <w:ind w:hanging="360"/>
        <w:contextualSpacing/>
      </w:pPr>
      <w:r>
        <w:t>/</w:t>
      </w:r>
      <w:proofErr w:type="spellStart"/>
      <w:r>
        <w:t>var</w:t>
      </w:r>
      <w:proofErr w:type="spellEnd"/>
      <w:r>
        <w:t>/log/hue</w:t>
      </w:r>
    </w:p>
    <w:p w14:paraId="6CA4F349" w14:textId="77777777" w:rsidR="00F206DC" w:rsidRDefault="009D2490">
      <w:pPr>
        <w:numPr>
          <w:ilvl w:val="0"/>
          <w:numId w:val="16"/>
        </w:numPr>
        <w:ind w:hanging="360"/>
        <w:contextualSpacing/>
      </w:pPr>
      <w:r>
        <w:t>/</w:t>
      </w:r>
      <w:proofErr w:type="spellStart"/>
      <w:r>
        <w:t>var</w:t>
      </w:r>
      <w:proofErr w:type="spellEnd"/>
      <w:r>
        <w:t>/log/hue-</w:t>
      </w:r>
      <w:proofErr w:type="spellStart"/>
      <w:r>
        <w:t>httpd</w:t>
      </w:r>
      <w:proofErr w:type="spellEnd"/>
    </w:p>
    <w:p w14:paraId="0F162ECF" w14:textId="77777777" w:rsidR="00F206DC" w:rsidRDefault="009D2490">
      <w:pPr>
        <w:numPr>
          <w:ilvl w:val="0"/>
          <w:numId w:val="16"/>
        </w:numPr>
        <w:ind w:hanging="360"/>
        <w:contextualSpacing/>
      </w:pPr>
      <w:r>
        <w:t>/</w:t>
      </w:r>
      <w:proofErr w:type="spellStart"/>
      <w:r>
        <w:t>var</w:t>
      </w:r>
      <w:proofErr w:type="spellEnd"/>
      <w:r>
        <w:t>/log/impala-llama</w:t>
      </w:r>
    </w:p>
    <w:p w14:paraId="610E7544" w14:textId="77777777" w:rsidR="00F206DC" w:rsidRDefault="009D2490">
      <w:pPr>
        <w:numPr>
          <w:ilvl w:val="0"/>
          <w:numId w:val="16"/>
        </w:numPr>
        <w:ind w:hanging="360"/>
        <w:contextualSpacing/>
      </w:pPr>
      <w:r>
        <w:t>/</w:t>
      </w:r>
      <w:proofErr w:type="spellStart"/>
      <w:r>
        <w:t>var</w:t>
      </w:r>
      <w:proofErr w:type="spellEnd"/>
      <w:r>
        <w:t>/log/</w:t>
      </w:r>
      <w:proofErr w:type="spellStart"/>
      <w:r>
        <w:t>impalad</w:t>
      </w:r>
      <w:proofErr w:type="spellEnd"/>
    </w:p>
    <w:p w14:paraId="02B5A925" w14:textId="77777777" w:rsidR="00F206DC" w:rsidRDefault="009D2490">
      <w:pPr>
        <w:numPr>
          <w:ilvl w:val="0"/>
          <w:numId w:val="16"/>
        </w:numPr>
        <w:ind w:hanging="360"/>
        <w:contextualSpacing/>
      </w:pPr>
      <w:r>
        <w:t>/</w:t>
      </w:r>
      <w:proofErr w:type="spellStart"/>
      <w:r>
        <w:t>var</w:t>
      </w:r>
      <w:proofErr w:type="spellEnd"/>
      <w:r>
        <w:t>/log/</w:t>
      </w:r>
      <w:proofErr w:type="spellStart"/>
      <w:r>
        <w:t>oozie</w:t>
      </w:r>
      <w:proofErr w:type="spellEnd"/>
    </w:p>
    <w:p w14:paraId="0E269216" w14:textId="77777777" w:rsidR="00F206DC" w:rsidRDefault="009D2490">
      <w:pPr>
        <w:numPr>
          <w:ilvl w:val="0"/>
          <w:numId w:val="16"/>
        </w:numPr>
        <w:ind w:hanging="360"/>
        <w:contextualSpacing/>
      </w:pPr>
      <w:r>
        <w:t>/</w:t>
      </w:r>
      <w:proofErr w:type="spellStart"/>
      <w:r>
        <w:t>var</w:t>
      </w:r>
      <w:proofErr w:type="spellEnd"/>
      <w:r>
        <w:t>/log/sentry</w:t>
      </w:r>
    </w:p>
    <w:p w14:paraId="78BF1ED2" w14:textId="77777777" w:rsidR="00F206DC" w:rsidRDefault="009D2490">
      <w:pPr>
        <w:numPr>
          <w:ilvl w:val="0"/>
          <w:numId w:val="16"/>
        </w:numPr>
        <w:ind w:hanging="360"/>
        <w:contextualSpacing/>
      </w:pPr>
      <w:r>
        <w:t>/</w:t>
      </w:r>
      <w:proofErr w:type="spellStart"/>
      <w:r>
        <w:t>var</w:t>
      </w:r>
      <w:proofErr w:type="spellEnd"/>
      <w:r>
        <w:t>/log/</w:t>
      </w:r>
      <w:proofErr w:type="spellStart"/>
      <w:r>
        <w:t>solr</w:t>
      </w:r>
      <w:proofErr w:type="spellEnd"/>
    </w:p>
    <w:p w14:paraId="570E6469" w14:textId="77777777" w:rsidR="00F206DC" w:rsidRDefault="009D2490">
      <w:pPr>
        <w:numPr>
          <w:ilvl w:val="0"/>
          <w:numId w:val="16"/>
        </w:numPr>
        <w:ind w:hanging="360"/>
        <w:contextualSpacing/>
      </w:pPr>
      <w:r>
        <w:t>/</w:t>
      </w:r>
      <w:proofErr w:type="spellStart"/>
      <w:r>
        <w:t>var</w:t>
      </w:r>
      <w:proofErr w:type="spellEnd"/>
      <w:r>
        <w:t>/log/spark</w:t>
      </w:r>
    </w:p>
    <w:p w14:paraId="5E2EEF60" w14:textId="77777777" w:rsidR="00F206DC" w:rsidRDefault="009D2490">
      <w:pPr>
        <w:numPr>
          <w:ilvl w:val="0"/>
          <w:numId w:val="16"/>
        </w:numPr>
        <w:ind w:hanging="360"/>
        <w:contextualSpacing/>
      </w:pPr>
      <w:r>
        <w:t>/</w:t>
      </w:r>
      <w:proofErr w:type="spellStart"/>
      <w:r>
        <w:t>var</w:t>
      </w:r>
      <w:proofErr w:type="spellEnd"/>
      <w:r>
        <w:t>/log/sqoop2</w:t>
      </w:r>
    </w:p>
    <w:p w14:paraId="49A230E8" w14:textId="77777777" w:rsidR="00F206DC" w:rsidRDefault="009D2490">
      <w:pPr>
        <w:numPr>
          <w:ilvl w:val="0"/>
          <w:numId w:val="16"/>
        </w:numPr>
        <w:ind w:hanging="360"/>
        <w:contextualSpacing/>
      </w:pPr>
      <w:r>
        <w:t>/</w:t>
      </w:r>
      <w:proofErr w:type="spellStart"/>
      <w:r>
        <w:t>var</w:t>
      </w:r>
      <w:proofErr w:type="spellEnd"/>
      <w:r>
        <w:t>/log/</w:t>
      </w:r>
      <w:proofErr w:type="spellStart"/>
      <w:r>
        <w:t>statestore</w:t>
      </w:r>
      <w:proofErr w:type="spellEnd"/>
    </w:p>
    <w:p w14:paraId="6E3B17DC" w14:textId="77777777" w:rsidR="00F206DC" w:rsidRDefault="009D2490">
      <w:pPr>
        <w:numPr>
          <w:ilvl w:val="0"/>
          <w:numId w:val="16"/>
        </w:numPr>
        <w:ind w:hanging="360"/>
        <w:contextualSpacing/>
      </w:pPr>
      <w:r>
        <w:t>/</w:t>
      </w:r>
      <w:proofErr w:type="spellStart"/>
      <w:r>
        <w:t>var</w:t>
      </w:r>
      <w:proofErr w:type="spellEnd"/>
      <w:r>
        <w:t>/log/zookeeper</w:t>
      </w:r>
    </w:p>
    <w:p w14:paraId="6C0F3C1E" w14:textId="77777777" w:rsidR="00F206DC" w:rsidRDefault="00F206DC"/>
    <w:p w14:paraId="1F824C01" w14:textId="77777777" w:rsidR="00F206DC" w:rsidRDefault="009D2490">
      <w:pPr>
        <w:pStyle w:val="Heading3"/>
        <w:numPr>
          <w:ilvl w:val="1"/>
          <w:numId w:val="9"/>
        </w:numPr>
      </w:pPr>
      <w:bookmarkStart w:id="66" w:name="_46r0co2" w:colFirst="0" w:colLast="0"/>
      <w:bookmarkEnd w:id="66"/>
      <w:r>
        <w:t>Cloudera Navigator</w:t>
      </w:r>
    </w:p>
    <w:p w14:paraId="64AA74A3" w14:textId="77777777" w:rsidR="00F206DC" w:rsidRDefault="009D2490">
      <w:r>
        <w:t xml:space="preserve">Cloudera Navigator is a fully integrated data-management and security system for the Hadoop platform. It provides visibility into and control over the data in Hadoop </w:t>
      </w:r>
      <w:proofErr w:type="spellStart"/>
      <w:r>
        <w:t>datastores</w:t>
      </w:r>
      <w:proofErr w:type="spellEnd"/>
      <w:r>
        <w:t>, and</w:t>
      </w:r>
      <w:r>
        <w:t xml:space="preserve"> the computations performed on that data. Hadoop administrators, data stewards, and data scientists can use Cloudera Navigator to Audit data access and verify access </w:t>
      </w:r>
      <w:proofErr w:type="gramStart"/>
      <w:r>
        <w:t>privileges ,</w:t>
      </w:r>
      <w:proofErr w:type="gramEnd"/>
      <w:r>
        <w:t xml:space="preserve"> Search metadata and visualize lineage, examine data usage patterns and create</w:t>
      </w:r>
      <w:r>
        <w:t xml:space="preserve"> policies based on those patterns etc.</w:t>
      </w:r>
    </w:p>
    <w:p w14:paraId="7A498CD8" w14:textId="77777777" w:rsidR="00F206DC" w:rsidRDefault="009D2490">
      <w:pPr>
        <w:pStyle w:val="Heading2"/>
        <w:numPr>
          <w:ilvl w:val="1"/>
          <w:numId w:val="9"/>
        </w:numPr>
      </w:pPr>
      <w:bookmarkStart w:id="67" w:name="_2lwamvv" w:colFirst="0" w:colLast="0"/>
      <w:bookmarkEnd w:id="67"/>
      <w:r>
        <w:t>Encryption</w:t>
      </w:r>
    </w:p>
    <w:p w14:paraId="72AD2F6E" w14:textId="77777777" w:rsidR="00F206DC" w:rsidRDefault="009D2490">
      <w:pPr>
        <w:pStyle w:val="Heading3"/>
        <w:numPr>
          <w:ilvl w:val="2"/>
          <w:numId w:val="9"/>
        </w:numPr>
      </w:pPr>
      <w:bookmarkStart w:id="68" w:name="_111kx3o" w:colFirst="0" w:colLast="0"/>
      <w:bookmarkEnd w:id="68"/>
      <w:r>
        <w:t>TLS for Cloudera Management Traffic</w:t>
      </w:r>
    </w:p>
    <w:p w14:paraId="79017DA0" w14:textId="77777777" w:rsidR="00F206DC" w:rsidRDefault="009D2490">
      <w:r>
        <w:t>Min level1</w:t>
      </w:r>
    </w:p>
    <w:p w14:paraId="493D6E44" w14:textId="77777777" w:rsidR="00F206DC" w:rsidRDefault="009D2490">
      <w:pPr>
        <w:numPr>
          <w:ilvl w:val="2"/>
          <w:numId w:val="9"/>
        </w:numPr>
        <w:contextualSpacing/>
      </w:pPr>
      <w:r>
        <w:t>TLS for CDH Services</w:t>
      </w:r>
    </w:p>
    <w:p w14:paraId="54BC0C61" w14:textId="77777777" w:rsidR="00F206DC" w:rsidRDefault="009D2490">
      <w:r>
        <w:t xml:space="preserve">For API calls, inter service </w:t>
      </w:r>
      <w:proofErr w:type="spellStart"/>
      <w:r>
        <w:t>comm</w:t>
      </w:r>
      <w:proofErr w:type="spellEnd"/>
      <w:r>
        <w:t xml:space="preserve"> </w:t>
      </w:r>
      <w:proofErr w:type="spellStart"/>
      <w:r>
        <w:t>etc</w:t>
      </w:r>
      <w:proofErr w:type="spellEnd"/>
    </w:p>
    <w:p w14:paraId="4D33D1BC" w14:textId="77777777" w:rsidR="00F206DC" w:rsidRDefault="009D2490">
      <w:pPr>
        <w:pStyle w:val="Heading3"/>
        <w:numPr>
          <w:ilvl w:val="2"/>
          <w:numId w:val="9"/>
        </w:numPr>
      </w:pPr>
      <w:bookmarkStart w:id="69" w:name="_3l18frh" w:colFirst="0" w:colLast="0"/>
      <w:bookmarkEnd w:id="69"/>
      <w:r>
        <w:t>HDFS Transparent Encryption</w:t>
      </w:r>
    </w:p>
    <w:p w14:paraId="5801F3BC" w14:textId="77777777" w:rsidR="00F206DC" w:rsidRDefault="009D2490">
      <w:r>
        <w:t>Needs KMS license</w:t>
      </w:r>
    </w:p>
    <w:p w14:paraId="5DF0565A" w14:textId="77777777" w:rsidR="00F206DC" w:rsidRDefault="009D2490">
      <w:pPr>
        <w:pStyle w:val="Heading1"/>
        <w:numPr>
          <w:ilvl w:val="0"/>
          <w:numId w:val="9"/>
        </w:numPr>
      </w:pPr>
      <w:bookmarkStart w:id="70" w:name="_206ipza" w:colFirst="0" w:colLast="0"/>
      <w:bookmarkEnd w:id="70"/>
      <w:r>
        <w:t>Monitoring</w:t>
      </w:r>
    </w:p>
    <w:p w14:paraId="682D997A" w14:textId="77777777" w:rsidR="00F206DC" w:rsidRDefault="009D2490">
      <w:pPr>
        <w:pStyle w:val="Heading2"/>
        <w:numPr>
          <w:ilvl w:val="1"/>
          <w:numId w:val="9"/>
        </w:numPr>
      </w:pPr>
      <w:bookmarkStart w:id="71" w:name="_4k668n3" w:colFirst="0" w:colLast="0"/>
      <w:bookmarkEnd w:id="71"/>
      <w:r>
        <w:t>Cloudera Manager</w:t>
      </w:r>
    </w:p>
    <w:p w14:paraId="3865D4E8" w14:textId="77777777" w:rsidR="00F206DC" w:rsidRDefault="009D2490">
      <w:r>
        <w:t>Cloudera Manager Admin Con</w:t>
      </w:r>
      <w:r>
        <w:t>sole displays cluster health, metrics, and usage, view processing activities, and view events, logs, and reports to troubleshoot problems and monitor compliance.</w:t>
      </w:r>
    </w:p>
    <w:p w14:paraId="35A59E3A" w14:textId="77777777" w:rsidR="00F206DC" w:rsidRDefault="00F206DC"/>
    <w:p w14:paraId="2DB3D7A9" w14:textId="77777777" w:rsidR="00F206DC" w:rsidRDefault="009D2490">
      <w:proofErr w:type="gramStart"/>
      <w:r>
        <w:t>NOTE :</w:t>
      </w:r>
      <w:proofErr w:type="gramEnd"/>
      <w:r>
        <w:t xml:space="preserve"> As the cluster is deployed using Cloudera Manager, admins cannot use </w:t>
      </w:r>
      <w:proofErr w:type="spellStart"/>
      <w:r>
        <w:t>use</w:t>
      </w:r>
      <w:proofErr w:type="spellEnd"/>
      <w:r>
        <w:t xml:space="preserve"> standard Hado</w:t>
      </w:r>
      <w:r>
        <w:t xml:space="preserve">op command-line utilities to start and stop services or change </w:t>
      </w:r>
      <w:proofErr w:type="spellStart"/>
      <w:r>
        <w:t>config</w:t>
      </w:r>
      <w:proofErr w:type="spellEnd"/>
      <w:r>
        <w:t xml:space="preserve"> files directly.</w:t>
      </w:r>
    </w:p>
    <w:p w14:paraId="676537E6" w14:textId="77777777" w:rsidR="00F206DC" w:rsidRDefault="009D2490">
      <w:pPr>
        <w:pStyle w:val="Heading2"/>
        <w:numPr>
          <w:ilvl w:val="1"/>
          <w:numId w:val="9"/>
        </w:numPr>
      </w:pPr>
      <w:bookmarkStart w:id="72" w:name="_2zbgiuw" w:colFirst="0" w:colLast="0"/>
      <w:bookmarkEnd w:id="72"/>
      <w:r>
        <w:t>Alerts</w:t>
      </w:r>
    </w:p>
    <w:p w14:paraId="311E53AA" w14:textId="77777777" w:rsidR="00F206DC" w:rsidRDefault="009D2490">
      <w:r>
        <w:t xml:space="preserve">Service instances of type HDFS, MapReduce, and </w:t>
      </w:r>
      <w:proofErr w:type="spellStart"/>
      <w:r>
        <w:t>HBase</w:t>
      </w:r>
      <w:proofErr w:type="spellEnd"/>
      <w:r>
        <w:t xml:space="preserve"> (and their associated roles) can generate alerts if so configured. Alerts can also be configured for the monit</w:t>
      </w:r>
      <w:r>
        <w:t xml:space="preserve">oring roles that are a part of the Cloudera Management </w:t>
      </w:r>
      <w:proofErr w:type="spellStart"/>
      <w:r>
        <w:t>Service.Alert</w:t>
      </w:r>
      <w:proofErr w:type="spellEnd"/>
      <w:r>
        <w:t xml:space="preserve"> Publisher can be configured to send alert notifications by email or by SNMP trap to a trap receiver.</w:t>
      </w:r>
    </w:p>
    <w:p w14:paraId="737C63D1" w14:textId="77777777" w:rsidR="00F206DC" w:rsidRDefault="00F206DC"/>
    <w:p w14:paraId="060E3893" w14:textId="77777777" w:rsidR="00F206DC" w:rsidRDefault="009D2490">
      <w:pPr>
        <w:pStyle w:val="Heading1"/>
        <w:numPr>
          <w:ilvl w:val="0"/>
          <w:numId w:val="9"/>
        </w:numPr>
      </w:pPr>
      <w:bookmarkStart w:id="73" w:name="_1egqt2p" w:colFirst="0" w:colLast="0"/>
      <w:bookmarkEnd w:id="73"/>
      <w:r>
        <w:lastRenderedPageBreak/>
        <w:t>Backup Strategy</w:t>
      </w:r>
    </w:p>
    <w:p w14:paraId="6A9D0564" w14:textId="77777777" w:rsidR="00F206DC" w:rsidRDefault="009D2490">
      <w:pPr>
        <w:pStyle w:val="Heading2"/>
        <w:numPr>
          <w:ilvl w:val="1"/>
          <w:numId w:val="9"/>
        </w:numPr>
      </w:pPr>
      <w:bookmarkStart w:id="74" w:name="_3ygebqi" w:colFirst="0" w:colLast="0"/>
      <w:bookmarkEnd w:id="74"/>
      <w:r>
        <w:t>Databases</w:t>
      </w:r>
    </w:p>
    <w:p w14:paraId="24E4AAB1" w14:textId="77777777" w:rsidR="00F206DC" w:rsidRDefault="009D2490">
      <w:pPr>
        <w:pStyle w:val="Heading2"/>
        <w:numPr>
          <w:ilvl w:val="1"/>
          <w:numId w:val="9"/>
        </w:numPr>
      </w:pPr>
      <w:bookmarkStart w:id="75" w:name="_2dlolyb" w:colFirst="0" w:colLast="0"/>
      <w:bookmarkEnd w:id="75"/>
      <w:r>
        <w:t xml:space="preserve">HDFS </w:t>
      </w:r>
      <w:proofErr w:type="spellStart"/>
      <w:r>
        <w:t>FSImage</w:t>
      </w:r>
      <w:proofErr w:type="spellEnd"/>
    </w:p>
    <w:p w14:paraId="73750836" w14:textId="77777777" w:rsidR="00F206DC" w:rsidRDefault="009D2490">
      <w:pPr>
        <w:pStyle w:val="Heading2"/>
        <w:numPr>
          <w:ilvl w:val="1"/>
          <w:numId w:val="9"/>
        </w:numPr>
      </w:pPr>
      <w:bookmarkStart w:id="76" w:name="_sqyw64" w:colFirst="0" w:colLast="0"/>
      <w:bookmarkEnd w:id="76"/>
      <w:r>
        <w:t>OS/Bedrock/</w:t>
      </w:r>
      <w:proofErr w:type="spellStart"/>
      <w:r>
        <w:t>Config</w:t>
      </w:r>
      <w:proofErr w:type="spellEnd"/>
      <w:r>
        <w:t xml:space="preserve"> files/Scripts</w:t>
      </w:r>
    </w:p>
    <w:p w14:paraId="6BC8FD7F" w14:textId="77777777" w:rsidR="00F206DC" w:rsidRDefault="009D2490">
      <w:pPr>
        <w:pStyle w:val="Heading1"/>
        <w:numPr>
          <w:ilvl w:val="0"/>
          <w:numId w:val="9"/>
        </w:numPr>
      </w:pPr>
      <w:bookmarkStart w:id="77" w:name="_3cqmetx" w:colFirst="0" w:colLast="0"/>
      <w:bookmarkEnd w:id="77"/>
      <w:r>
        <w:t>Roles &amp;</w:t>
      </w:r>
      <w:r>
        <w:t xml:space="preserve"> Responsibility </w:t>
      </w:r>
    </w:p>
    <w:p w14:paraId="18B1D0F9" w14:textId="77777777" w:rsidR="00F206DC" w:rsidRDefault="00F206DC"/>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06DC" w14:paraId="33FAF844" w14:textId="77777777">
        <w:tc>
          <w:tcPr>
            <w:tcW w:w="3120" w:type="dxa"/>
            <w:tcMar>
              <w:top w:w="100" w:type="dxa"/>
              <w:left w:w="100" w:type="dxa"/>
              <w:bottom w:w="100" w:type="dxa"/>
              <w:right w:w="100" w:type="dxa"/>
            </w:tcMar>
          </w:tcPr>
          <w:p w14:paraId="78AAA038" w14:textId="77777777" w:rsidR="00F206DC" w:rsidRDefault="009D2490">
            <w:pPr>
              <w:widowControl w:val="0"/>
            </w:pPr>
            <w:r>
              <w:rPr>
                <w:b/>
              </w:rPr>
              <w:t>Task</w:t>
            </w:r>
          </w:p>
        </w:tc>
        <w:tc>
          <w:tcPr>
            <w:tcW w:w="3120" w:type="dxa"/>
            <w:tcMar>
              <w:top w:w="100" w:type="dxa"/>
              <w:left w:w="100" w:type="dxa"/>
              <w:bottom w:w="100" w:type="dxa"/>
              <w:right w:w="100" w:type="dxa"/>
            </w:tcMar>
          </w:tcPr>
          <w:p w14:paraId="44D17449" w14:textId="77777777" w:rsidR="00F206DC" w:rsidRDefault="009D2490">
            <w:pPr>
              <w:widowControl w:val="0"/>
            </w:pPr>
            <w:r>
              <w:rPr>
                <w:b/>
              </w:rPr>
              <w:t>Responsibility</w:t>
            </w:r>
          </w:p>
        </w:tc>
        <w:tc>
          <w:tcPr>
            <w:tcW w:w="3120" w:type="dxa"/>
            <w:tcMar>
              <w:top w:w="100" w:type="dxa"/>
              <w:left w:w="100" w:type="dxa"/>
              <w:bottom w:w="100" w:type="dxa"/>
              <w:right w:w="100" w:type="dxa"/>
            </w:tcMar>
          </w:tcPr>
          <w:p w14:paraId="3266FCBF" w14:textId="77777777" w:rsidR="00F206DC" w:rsidRDefault="009D2490">
            <w:pPr>
              <w:widowControl w:val="0"/>
            </w:pPr>
            <w:r>
              <w:rPr>
                <w:b/>
              </w:rPr>
              <w:t>Point of Contact</w:t>
            </w:r>
          </w:p>
        </w:tc>
      </w:tr>
      <w:tr w:rsidR="00F206DC" w14:paraId="48EC5E4A" w14:textId="77777777">
        <w:tc>
          <w:tcPr>
            <w:tcW w:w="3120" w:type="dxa"/>
            <w:tcMar>
              <w:top w:w="100" w:type="dxa"/>
              <w:left w:w="100" w:type="dxa"/>
              <w:bottom w:w="100" w:type="dxa"/>
              <w:right w:w="100" w:type="dxa"/>
            </w:tcMar>
          </w:tcPr>
          <w:p w14:paraId="3E130A1E" w14:textId="77777777" w:rsidR="00F206DC" w:rsidRDefault="009D2490">
            <w:pPr>
              <w:widowControl w:val="0"/>
            </w:pPr>
            <w:r>
              <w:t>Virtual Machine(s) Setup for Dev Cluster</w:t>
            </w:r>
          </w:p>
        </w:tc>
        <w:tc>
          <w:tcPr>
            <w:tcW w:w="3120" w:type="dxa"/>
            <w:tcMar>
              <w:top w:w="100" w:type="dxa"/>
              <w:left w:w="100" w:type="dxa"/>
              <w:bottom w:w="100" w:type="dxa"/>
              <w:right w:w="100" w:type="dxa"/>
            </w:tcMar>
          </w:tcPr>
          <w:p w14:paraId="7B77EA53" w14:textId="77777777" w:rsidR="00F206DC" w:rsidRDefault="009D2490">
            <w:pPr>
              <w:widowControl w:val="0"/>
            </w:pPr>
            <w:r>
              <w:t>?</w:t>
            </w:r>
          </w:p>
        </w:tc>
        <w:tc>
          <w:tcPr>
            <w:tcW w:w="3120" w:type="dxa"/>
            <w:tcMar>
              <w:top w:w="100" w:type="dxa"/>
              <w:left w:w="100" w:type="dxa"/>
              <w:bottom w:w="100" w:type="dxa"/>
              <w:right w:w="100" w:type="dxa"/>
            </w:tcMar>
          </w:tcPr>
          <w:p w14:paraId="426572A8" w14:textId="77777777" w:rsidR="00F206DC" w:rsidRDefault="00F206DC">
            <w:pPr>
              <w:widowControl w:val="0"/>
            </w:pPr>
          </w:p>
        </w:tc>
      </w:tr>
      <w:tr w:rsidR="00F206DC" w14:paraId="52558A3F" w14:textId="77777777">
        <w:tc>
          <w:tcPr>
            <w:tcW w:w="3120" w:type="dxa"/>
            <w:tcMar>
              <w:top w:w="100" w:type="dxa"/>
              <w:left w:w="100" w:type="dxa"/>
              <w:bottom w:w="100" w:type="dxa"/>
              <w:right w:w="100" w:type="dxa"/>
            </w:tcMar>
          </w:tcPr>
          <w:p w14:paraId="2EEA0CC2" w14:textId="77777777" w:rsidR="00F206DC" w:rsidRDefault="009D2490">
            <w:pPr>
              <w:widowControl w:val="0"/>
            </w:pPr>
            <w:r>
              <w:t>Hardware/Cabling</w:t>
            </w:r>
          </w:p>
        </w:tc>
        <w:tc>
          <w:tcPr>
            <w:tcW w:w="3120" w:type="dxa"/>
            <w:tcMar>
              <w:top w:w="100" w:type="dxa"/>
              <w:left w:w="100" w:type="dxa"/>
              <w:bottom w:w="100" w:type="dxa"/>
              <w:right w:w="100" w:type="dxa"/>
            </w:tcMar>
          </w:tcPr>
          <w:p w14:paraId="63F83A14" w14:textId="77777777" w:rsidR="00F206DC" w:rsidRDefault="009D2490">
            <w:pPr>
              <w:widowControl w:val="0"/>
            </w:pPr>
            <w:r>
              <w:t>?</w:t>
            </w:r>
          </w:p>
        </w:tc>
        <w:tc>
          <w:tcPr>
            <w:tcW w:w="3120" w:type="dxa"/>
            <w:tcMar>
              <w:top w:w="100" w:type="dxa"/>
              <w:left w:w="100" w:type="dxa"/>
              <w:bottom w:w="100" w:type="dxa"/>
              <w:right w:w="100" w:type="dxa"/>
            </w:tcMar>
          </w:tcPr>
          <w:p w14:paraId="44D8F5AB" w14:textId="77777777" w:rsidR="00F206DC" w:rsidRDefault="00F206DC">
            <w:pPr>
              <w:widowControl w:val="0"/>
            </w:pPr>
          </w:p>
        </w:tc>
      </w:tr>
      <w:tr w:rsidR="00F206DC" w14:paraId="6E824ACF" w14:textId="77777777">
        <w:tc>
          <w:tcPr>
            <w:tcW w:w="3120" w:type="dxa"/>
            <w:tcMar>
              <w:top w:w="100" w:type="dxa"/>
              <w:left w:w="100" w:type="dxa"/>
              <w:bottom w:w="100" w:type="dxa"/>
              <w:right w:w="100" w:type="dxa"/>
            </w:tcMar>
          </w:tcPr>
          <w:p w14:paraId="36A566A8" w14:textId="77777777" w:rsidR="00F206DC" w:rsidRDefault="009D2490">
            <w:pPr>
              <w:widowControl w:val="0"/>
            </w:pPr>
            <w:r>
              <w:t>Network Configuration &amp; Setup</w:t>
            </w:r>
          </w:p>
        </w:tc>
        <w:tc>
          <w:tcPr>
            <w:tcW w:w="3120" w:type="dxa"/>
            <w:tcMar>
              <w:top w:w="100" w:type="dxa"/>
              <w:left w:w="100" w:type="dxa"/>
              <w:bottom w:w="100" w:type="dxa"/>
              <w:right w:w="100" w:type="dxa"/>
            </w:tcMar>
          </w:tcPr>
          <w:p w14:paraId="026017B9" w14:textId="77777777" w:rsidR="00F206DC" w:rsidRDefault="009D2490">
            <w:pPr>
              <w:widowControl w:val="0"/>
            </w:pPr>
            <w:r>
              <w:t>?</w:t>
            </w:r>
          </w:p>
        </w:tc>
        <w:tc>
          <w:tcPr>
            <w:tcW w:w="3120" w:type="dxa"/>
            <w:tcMar>
              <w:top w:w="100" w:type="dxa"/>
              <w:left w:w="100" w:type="dxa"/>
              <w:bottom w:w="100" w:type="dxa"/>
              <w:right w:w="100" w:type="dxa"/>
            </w:tcMar>
          </w:tcPr>
          <w:p w14:paraId="3B7ABBC5" w14:textId="77777777" w:rsidR="00F206DC" w:rsidRDefault="00F206DC">
            <w:pPr>
              <w:widowControl w:val="0"/>
            </w:pPr>
          </w:p>
        </w:tc>
      </w:tr>
      <w:tr w:rsidR="00F206DC" w14:paraId="2BE46009" w14:textId="77777777">
        <w:tc>
          <w:tcPr>
            <w:tcW w:w="3120" w:type="dxa"/>
            <w:tcMar>
              <w:top w:w="100" w:type="dxa"/>
              <w:left w:w="100" w:type="dxa"/>
              <w:bottom w:w="100" w:type="dxa"/>
              <w:right w:w="100" w:type="dxa"/>
            </w:tcMar>
          </w:tcPr>
          <w:p w14:paraId="177CDAAB" w14:textId="77777777" w:rsidR="00F206DC" w:rsidRDefault="009D2490">
            <w:pPr>
              <w:widowControl w:val="0"/>
            </w:pPr>
            <w:r>
              <w:t>OS Setup</w:t>
            </w:r>
          </w:p>
        </w:tc>
        <w:tc>
          <w:tcPr>
            <w:tcW w:w="3120" w:type="dxa"/>
            <w:tcMar>
              <w:top w:w="100" w:type="dxa"/>
              <w:left w:w="100" w:type="dxa"/>
              <w:bottom w:w="100" w:type="dxa"/>
              <w:right w:w="100" w:type="dxa"/>
            </w:tcMar>
          </w:tcPr>
          <w:p w14:paraId="2BDD8227" w14:textId="77777777" w:rsidR="00F206DC" w:rsidRDefault="009D2490">
            <w:pPr>
              <w:widowControl w:val="0"/>
            </w:pPr>
            <w:r>
              <w:t>?</w:t>
            </w:r>
          </w:p>
        </w:tc>
        <w:tc>
          <w:tcPr>
            <w:tcW w:w="3120" w:type="dxa"/>
            <w:tcMar>
              <w:top w:w="100" w:type="dxa"/>
              <w:left w:w="100" w:type="dxa"/>
              <w:bottom w:w="100" w:type="dxa"/>
              <w:right w:w="100" w:type="dxa"/>
            </w:tcMar>
          </w:tcPr>
          <w:p w14:paraId="6BD6D633" w14:textId="77777777" w:rsidR="00F206DC" w:rsidRDefault="00F206DC">
            <w:pPr>
              <w:widowControl w:val="0"/>
            </w:pPr>
          </w:p>
        </w:tc>
      </w:tr>
      <w:tr w:rsidR="00F206DC" w14:paraId="2B15ED07" w14:textId="77777777">
        <w:tc>
          <w:tcPr>
            <w:tcW w:w="3120" w:type="dxa"/>
            <w:tcMar>
              <w:top w:w="100" w:type="dxa"/>
              <w:left w:w="100" w:type="dxa"/>
              <w:bottom w:w="100" w:type="dxa"/>
              <w:right w:w="100" w:type="dxa"/>
            </w:tcMar>
          </w:tcPr>
          <w:p w14:paraId="7344F655" w14:textId="77777777" w:rsidR="00F206DC" w:rsidRDefault="009D2490">
            <w:pPr>
              <w:widowControl w:val="0"/>
            </w:pPr>
            <w:r>
              <w:t xml:space="preserve">Hadoop &amp; </w:t>
            </w:r>
            <w:proofErr w:type="spellStart"/>
            <w:r>
              <w:t>Datalake</w:t>
            </w:r>
            <w:proofErr w:type="spellEnd"/>
            <w:r>
              <w:t xml:space="preserve"> Setup</w:t>
            </w:r>
          </w:p>
        </w:tc>
        <w:tc>
          <w:tcPr>
            <w:tcW w:w="3120" w:type="dxa"/>
            <w:tcMar>
              <w:top w:w="100" w:type="dxa"/>
              <w:left w:w="100" w:type="dxa"/>
              <w:bottom w:w="100" w:type="dxa"/>
              <w:right w:w="100" w:type="dxa"/>
            </w:tcMar>
          </w:tcPr>
          <w:p w14:paraId="37AB1C81" w14:textId="77777777" w:rsidR="00F206DC" w:rsidRDefault="009D2490">
            <w:pPr>
              <w:widowControl w:val="0"/>
            </w:pPr>
            <w:proofErr w:type="spellStart"/>
            <w:r>
              <w:t>Zaloni</w:t>
            </w:r>
            <w:proofErr w:type="spellEnd"/>
          </w:p>
        </w:tc>
        <w:tc>
          <w:tcPr>
            <w:tcW w:w="3120" w:type="dxa"/>
            <w:tcMar>
              <w:top w:w="100" w:type="dxa"/>
              <w:left w:w="100" w:type="dxa"/>
              <w:bottom w:w="100" w:type="dxa"/>
              <w:right w:w="100" w:type="dxa"/>
            </w:tcMar>
          </w:tcPr>
          <w:p w14:paraId="3A7163FE" w14:textId="77777777" w:rsidR="00F206DC" w:rsidRDefault="009D2490">
            <w:pPr>
              <w:widowControl w:val="0"/>
            </w:pPr>
            <w:r>
              <w:t>Yin/</w:t>
            </w:r>
            <w:proofErr w:type="spellStart"/>
            <w:r>
              <w:t>Ranjith</w:t>
            </w:r>
            <w:proofErr w:type="spellEnd"/>
          </w:p>
        </w:tc>
      </w:tr>
    </w:tbl>
    <w:p w14:paraId="0332F2A6" w14:textId="77777777" w:rsidR="00F206DC" w:rsidRDefault="00F206DC"/>
    <w:p w14:paraId="54937A42" w14:textId="77777777" w:rsidR="00F206DC" w:rsidRDefault="009D2490">
      <w:pPr>
        <w:rPr>
          <w:smallCaps/>
          <w:sz w:val="32"/>
          <w:szCs w:val="32"/>
        </w:rPr>
      </w:pPr>
      <w:r>
        <w:br w:type="page"/>
      </w:r>
    </w:p>
    <w:p w14:paraId="38C61969" w14:textId="77777777" w:rsidR="00F206DC" w:rsidRDefault="009D2490">
      <w:pPr>
        <w:pStyle w:val="Heading1"/>
        <w:numPr>
          <w:ilvl w:val="0"/>
          <w:numId w:val="9"/>
        </w:numPr>
      </w:pPr>
      <w:bookmarkStart w:id="78" w:name="_1rvwp1q" w:colFirst="0" w:colLast="0"/>
      <w:bookmarkEnd w:id="78"/>
      <w:r>
        <w:lastRenderedPageBreak/>
        <w:t>Appendix</w:t>
      </w:r>
    </w:p>
    <w:p w14:paraId="22C99D0D" w14:textId="77777777" w:rsidR="00F206DC" w:rsidRDefault="009D2490">
      <w:pPr>
        <w:pStyle w:val="Heading2"/>
        <w:numPr>
          <w:ilvl w:val="1"/>
          <w:numId w:val="9"/>
        </w:numPr>
      </w:pPr>
      <w:bookmarkStart w:id="79" w:name="_4bvk7pj" w:colFirst="0" w:colLast="0"/>
      <w:bookmarkEnd w:id="79"/>
      <w:r>
        <w:t>Filesystem &amp;</w:t>
      </w:r>
      <w:r>
        <w:t xml:space="preserve"> Partition Recommendation:</w:t>
      </w:r>
    </w:p>
    <w:p w14:paraId="2B9AAF46" w14:textId="77777777" w:rsidR="00F206DC" w:rsidRDefault="009D2490">
      <w:r>
        <w:t xml:space="preserve">Below are recommendations and partition sizes and/or mount points might get modified after design discovery </w:t>
      </w:r>
      <w:proofErr w:type="gramStart"/>
      <w:r>
        <w:t>phase .</w:t>
      </w:r>
      <w:proofErr w:type="gramEnd"/>
      <w:r>
        <w:t xml:space="preserve"> </w:t>
      </w:r>
    </w:p>
    <w:p w14:paraId="6842E911" w14:textId="77777777" w:rsidR="00F206DC" w:rsidRDefault="009D2490">
      <w:pPr>
        <w:pStyle w:val="Heading3"/>
        <w:numPr>
          <w:ilvl w:val="2"/>
          <w:numId w:val="9"/>
        </w:numPr>
      </w:pPr>
      <w:bookmarkStart w:id="80" w:name="_2r0uhxc" w:colFirst="0" w:colLast="0"/>
      <w:bookmarkEnd w:id="80"/>
      <w:r>
        <w:t xml:space="preserve">Production </w:t>
      </w:r>
    </w:p>
    <w:p w14:paraId="69F42CCE" w14:textId="77777777" w:rsidR="00F206DC" w:rsidRDefault="009D2490">
      <w:r>
        <w:t xml:space="preserve">Below are recommended partitions and partition size per </w:t>
      </w:r>
      <w:proofErr w:type="gramStart"/>
      <w:r>
        <w:t>server .</w:t>
      </w:r>
      <w:proofErr w:type="gramEnd"/>
      <w:r>
        <w:t xml:space="preserve"> This does not account for any manda</w:t>
      </w:r>
      <w:r>
        <w:t xml:space="preserve">tes or recommendation that Hardware Vendor might </w:t>
      </w:r>
      <w:proofErr w:type="gramStart"/>
      <w:r>
        <w:t>require .</w:t>
      </w:r>
      <w:proofErr w:type="gramEnd"/>
      <w:r>
        <w:t xml:space="preserve"> </w:t>
      </w:r>
    </w:p>
    <w:p w14:paraId="5767CFCC" w14:textId="77777777" w:rsidR="00F206DC" w:rsidRDefault="009D2490">
      <w:pPr>
        <w:rPr>
          <w:b/>
        </w:rPr>
      </w:pPr>
      <w:r>
        <w:rPr>
          <w:b/>
        </w:rPr>
        <w:t xml:space="preserve">Table </w:t>
      </w:r>
      <w:proofErr w:type="gramStart"/>
      <w:r>
        <w:rPr>
          <w:b/>
        </w:rPr>
        <w:t>1 :</w:t>
      </w:r>
      <w:proofErr w:type="gramEnd"/>
      <w:r>
        <w:rPr>
          <w:b/>
        </w:rPr>
        <w:t xml:space="preserve"> Master Node:</w:t>
      </w:r>
    </w:p>
    <w:tbl>
      <w:tblPr>
        <w:tblStyle w:val="a8"/>
        <w:tblW w:w="9458"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2"/>
        <w:gridCol w:w="2903"/>
        <w:gridCol w:w="1835"/>
        <w:gridCol w:w="1818"/>
      </w:tblGrid>
      <w:tr w:rsidR="00F206DC" w14:paraId="0C3DE14D" w14:textId="77777777">
        <w:trPr>
          <w:trHeight w:val="320"/>
        </w:trPr>
        <w:tc>
          <w:tcPr>
            <w:tcW w:w="2902" w:type="dxa"/>
            <w:shd w:val="clear" w:color="auto" w:fill="9CC2E5"/>
            <w:vAlign w:val="center"/>
          </w:tcPr>
          <w:p w14:paraId="449BB3B4"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Mount Point</w:t>
            </w:r>
          </w:p>
        </w:tc>
        <w:tc>
          <w:tcPr>
            <w:tcW w:w="2903" w:type="dxa"/>
            <w:shd w:val="clear" w:color="auto" w:fill="9CC2E5"/>
            <w:vAlign w:val="center"/>
          </w:tcPr>
          <w:p w14:paraId="2449DE2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Size(GB)</w:t>
            </w:r>
          </w:p>
        </w:tc>
        <w:tc>
          <w:tcPr>
            <w:tcW w:w="1835" w:type="dxa"/>
            <w:shd w:val="clear" w:color="auto" w:fill="FFE598"/>
            <w:vAlign w:val="center"/>
          </w:tcPr>
          <w:p w14:paraId="40DB546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RAW Disks</w:t>
            </w:r>
          </w:p>
        </w:tc>
        <w:tc>
          <w:tcPr>
            <w:tcW w:w="1818" w:type="dxa"/>
            <w:shd w:val="clear" w:color="auto" w:fill="FFE598"/>
            <w:vAlign w:val="center"/>
          </w:tcPr>
          <w:p w14:paraId="3940F683"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RAID</w:t>
            </w:r>
          </w:p>
        </w:tc>
      </w:tr>
      <w:tr w:rsidR="00F206DC" w14:paraId="07007905" w14:textId="77777777">
        <w:trPr>
          <w:trHeight w:val="320"/>
        </w:trPr>
        <w:tc>
          <w:tcPr>
            <w:tcW w:w="2902" w:type="dxa"/>
            <w:shd w:val="clear" w:color="auto" w:fill="9DC3E6"/>
            <w:vAlign w:val="center"/>
          </w:tcPr>
          <w:p w14:paraId="3CF8F50E" w14:textId="77777777" w:rsidR="00F206DC" w:rsidRDefault="009D2490">
            <w:pPr>
              <w:rPr>
                <w:rFonts w:ascii="Hp simplified" w:eastAsia="Hp simplified" w:hAnsi="Hp simplified" w:cs="Hp simplified"/>
              </w:rPr>
            </w:pPr>
            <w:r>
              <w:rPr>
                <w:rFonts w:ascii="Hp simplified" w:eastAsia="Hp simplified" w:hAnsi="Hp simplified" w:cs="Hp simplified"/>
              </w:rPr>
              <w:t>/</w:t>
            </w:r>
          </w:p>
        </w:tc>
        <w:tc>
          <w:tcPr>
            <w:tcW w:w="2903" w:type="dxa"/>
            <w:shd w:val="clear" w:color="auto" w:fill="9DC3E6"/>
            <w:vAlign w:val="center"/>
          </w:tcPr>
          <w:p w14:paraId="35DDE8C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50</w:t>
            </w:r>
          </w:p>
        </w:tc>
        <w:tc>
          <w:tcPr>
            <w:tcW w:w="1835" w:type="dxa"/>
            <w:vMerge w:val="restart"/>
            <w:shd w:val="clear" w:color="auto" w:fill="FFE699"/>
            <w:vAlign w:val="center"/>
          </w:tcPr>
          <w:p w14:paraId="1D37500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w:t>
            </w:r>
          </w:p>
        </w:tc>
        <w:tc>
          <w:tcPr>
            <w:tcW w:w="1818" w:type="dxa"/>
            <w:vMerge w:val="restart"/>
            <w:shd w:val="clear" w:color="auto" w:fill="FFE699"/>
            <w:vAlign w:val="center"/>
          </w:tcPr>
          <w:p w14:paraId="6E06693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w:t>
            </w:r>
          </w:p>
        </w:tc>
      </w:tr>
      <w:tr w:rsidR="00F206DC" w14:paraId="5FBA6778" w14:textId="77777777">
        <w:trPr>
          <w:trHeight w:val="320"/>
        </w:trPr>
        <w:tc>
          <w:tcPr>
            <w:tcW w:w="2902" w:type="dxa"/>
            <w:shd w:val="clear" w:color="auto" w:fill="9DC3E6"/>
            <w:vAlign w:val="center"/>
          </w:tcPr>
          <w:p w14:paraId="382F7448" w14:textId="77777777" w:rsidR="00F206DC" w:rsidRDefault="009D2490">
            <w:pPr>
              <w:rPr>
                <w:rFonts w:ascii="Hp simplified" w:eastAsia="Hp simplified" w:hAnsi="Hp simplified" w:cs="Hp simplified"/>
              </w:rPr>
            </w:pPr>
            <w:r>
              <w:rPr>
                <w:rFonts w:ascii="Hp simplified" w:eastAsia="Hp simplified" w:hAnsi="Hp simplified" w:cs="Hp simplified"/>
              </w:rPr>
              <w:t>/dev</w:t>
            </w:r>
          </w:p>
        </w:tc>
        <w:tc>
          <w:tcPr>
            <w:tcW w:w="2903" w:type="dxa"/>
            <w:shd w:val="clear" w:color="auto" w:fill="9DC3E6"/>
            <w:vAlign w:val="center"/>
          </w:tcPr>
          <w:p w14:paraId="0F8CC23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32</w:t>
            </w:r>
          </w:p>
        </w:tc>
        <w:tc>
          <w:tcPr>
            <w:tcW w:w="1835" w:type="dxa"/>
            <w:vMerge/>
            <w:shd w:val="clear" w:color="auto" w:fill="FFE699"/>
            <w:vAlign w:val="center"/>
          </w:tcPr>
          <w:p w14:paraId="2603FD45"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217FD83" w14:textId="77777777" w:rsidR="00F206DC" w:rsidRDefault="00F206DC">
            <w:pPr>
              <w:rPr>
                <w:rFonts w:ascii="Hp simplified" w:eastAsia="Hp simplified" w:hAnsi="Hp simplified" w:cs="Hp simplified"/>
                <w:color w:val="FF0000"/>
              </w:rPr>
            </w:pPr>
          </w:p>
          <w:p w14:paraId="6D653BF7" w14:textId="77777777" w:rsidR="00F206DC" w:rsidRDefault="00F206DC">
            <w:pPr>
              <w:rPr>
                <w:rFonts w:ascii="Hp simplified" w:eastAsia="Hp simplified" w:hAnsi="Hp simplified" w:cs="Hp simplified"/>
                <w:color w:val="FF0000"/>
              </w:rPr>
            </w:pPr>
          </w:p>
        </w:tc>
      </w:tr>
      <w:tr w:rsidR="00F206DC" w14:paraId="38373022" w14:textId="77777777">
        <w:trPr>
          <w:trHeight w:val="320"/>
        </w:trPr>
        <w:tc>
          <w:tcPr>
            <w:tcW w:w="2902" w:type="dxa"/>
            <w:shd w:val="clear" w:color="auto" w:fill="9DC3E6"/>
            <w:vAlign w:val="center"/>
          </w:tcPr>
          <w:p w14:paraId="0D20575D" w14:textId="77777777" w:rsidR="00F206DC" w:rsidRDefault="009D2490">
            <w:pPr>
              <w:rPr>
                <w:rFonts w:ascii="Hp simplified" w:eastAsia="Hp simplified" w:hAnsi="Hp simplified" w:cs="Hp simplified"/>
              </w:rPr>
            </w:pPr>
            <w:r>
              <w:rPr>
                <w:rFonts w:ascii="Hp simplified" w:eastAsia="Hp simplified" w:hAnsi="Hp simplified" w:cs="Hp simplified"/>
              </w:rPr>
              <w:t>/boot</w:t>
            </w:r>
          </w:p>
        </w:tc>
        <w:tc>
          <w:tcPr>
            <w:tcW w:w="2903" w:type="dxa"/>
            <w:shd w:val="clear" w:color="auto" w:fill="9DC3E6"/>
            <w:vAlign w:val="center"/>
          </w:tcPr>
          <w:p w14:paraId="2CC44C6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35" w:type="dxa"/>
            <w:vMerge/>
            <w:shd w:val="clear" w:color="auto" w:fill="FFE699"/>
            <w:vAlign w:val="center"/>
          </w:tcPr>
          <w:p w14:paraId="01B4A993"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ADA13D1" w14:textId="77777777" w:rsidR="00F206DC" w:rsidRDefault="00F206DC">
            <w:pPr>
              <w:rPr>
                <w:rFonts w:ascii="Hp simplified" w:eastAsia="Hp simplified" w:hAnsi="Hp simplified" w:cs="Hp simplified"/>
                <w:color w:val="FF0000"/>
              </w:rPr>
            </w:pPr>
          </w:p>
          <w:p w14:paraId="6B37013B" w14:textId="77777777" w:rsidR="00F206DC" w:rsidRDefault="00F206DC">
            <w:pPr>
              <w:rPr>
                <w:rFonts w:ascii="Hp simplified" w:eastAsia="Hp simplified" w:hAnsi="Hp simplified" w:cs="Hp simplified"/>
                <w:color w:val="FF0000"/>
              </w:rPr>
            </w:pPr>
          </w:p>
        </w:tc>
      </w:tr>
      <w:tr w:rsidR="00F206DC" w14:paraId="65AAE4B1" w14:textId="77777777">
        <w:trPr>
          <w:trHeight w:val="320"/>
        </w:trPr>
        <w:tc>
          <w:tcPr>
            <w:tcW w:w="2902" w:type="dxa"/>
            <w:shd w:val="clear" w:color="auto" w:fill="9DC3E6"/>
            <w:vAlign w:val="center"/>
          </w:tcPr>
          <w:p w14:paraId="383E4EB6" w14:textId="77777777" w:rsidR="00F206DC" w:rsidRDefault="009D2490">
            <w:pPr>
              <w:rPr>
                <w:rFonts w:ascii="Hp simplified" w:eastAsia="Hp simplified" w:hAnsi="Hp simplified" w:cs="Hp simplified"/>
              </w:rPr>
            </w:pPr>
            <w:r>
              <w:rPr>
                <w:rFonts w:ascii="Hp simplified" w:eastAsia="Hp simplified" w:hAnsi="Hp simplified" w:cs="Hp simplified"/>
              </w:rPr>
              <w:t>/opt</w:t>
            </w:r>
          </w:p>
        </w:tc>
        <w:tc>
          <w:tcPr>
            <w:tcW w:w="2903" w:type="dxa"/>
            <w:shd w:val="clear" w:color="auto" w:fill="9DC3E6"/>
            <w:vAlign w:val="center"/>
          </w:tcPr>
          <w:p w14:paraId="495E6519"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250</w:t>
            </w:r>
          </w:p>
        </w:tc>
        <w:tc>
          <w:tcPr>
            <w:tcW w:w="1835" w:type="dxa"/>
            <w:vMerge/>
            <w:shd w:val="clear" w:color="auto" w:fill="FFE699"/>
            <w:vAlign w:val="center"/>
          </w:tcPr>
          <w:p w14:paraId="455946C6"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CFCF9D7" w14:textId="77777777" w:rsidR="00F206DC" w:rsidRDefault="00F206DC">
            <w:pPr>
              <w:rPr>
                <w:rFonts w:ascii="Hp simplified" w:eastAsia="Hp simplified" w:hAnsi="Hp simplified" w:cs="Hp simplified"/>
                <w:color w:val="FF0000"/>
              </w:rPr>
            </w:pPr>
          </w:p>
          <w:p w14:paraId="600973C3" w14:textId="77777777" w:rsidR="00F206DC" w:rsidRDefault="00F206DC">
            <w:pPr>
              <w:rPr>
                <w:rFonts w:ascii="Hp simplified" w:eastAsia="Hp simplified" w:hAnsi="Hp simplified" w:cs="Hp simplified"/>
                <w:color w:val="FF0000"/>
              </w:rPr>
            </w:pPr>
          </w:p>
        </w:tc>
      </w:tr>
      <w:tr w:rsidR="00F206DC" w14:paraId="44F66AD5" w14:textId="77777777">
        <w:trPr>
          <w:trHeight w:val="320"/>
        </w:trPr>
        <w:tc>
          <w:tcPr>
            <w:tcW w:w="2902" w:type="dxa"/>
            <w:shd w:val="clear" w:color="auto" w:fill="9DC3E6"/>
            <w:vAlign w:val="center"/>
          </w:tcPr>
          <w:p w14:paraId="681446DF"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var</w:t>
            </w:r>
            <w:proofErr w:type="spellEnd"/>
          </w:p>
        </w:tc>
        <w:tc>
          <w:tcPr>
            <w:tcW w:w="2903" w:type="dxa"/>
            <w:shd w:val="clear" w:color="auto" w:fill="9DC3E6"/>
            <w:vAlign w:val="center"/>
          </w:tcPr>
          <w:p w14:paraId="6CEFBA6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250</w:t>
            </w:r>
          </w:p>
        </w:tc>
        <w:tc>
          <w:tcPr>
            <w:tcW w:w="1835" w:type="dxa"/>
            <w:vMerge/>
            <w:shd w:val="clear" w:color="auto" w:fill="FFE699"/>
            <w:vAlign w:val="center"/>
          </w:tcPr>
          <w:p w14:paraId="43CF79CE"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980B313" w14:textId="77777777" w:rsidR="00F206DC" w:rsidRDefault="00F206DC">
            <w:pPr>
              <w:rPr>
                <w:rFonts w:ascii="Hp simplified" w:eastAsia="Hp simplified" w:hAnsi="Hp simplified" w:cs="Hp simplified"/>
                <w:color w:val="FF0000"/>
              </w:rPr>
            </w:pPr>
          </w:p>
          <w:p w14:paraId="29628E36" w14:textId="77777777" w:rsidR="00F206DC" w:rsidRDefault="00F206DC">
            <w:pPr>
              <w:rPr>
                <w:rFonts w:ascii="Hp simplified" w:eastAsia="Hp simplified" w:hAnsi="Hp simplified" w:cs="Hp simplified"/>
                <w:color w:val="FF0000"/>
              </w:rPr>
            </w:pPr>
          </w:p>
        </w:tc>
      </w:tr>
      <w:tr w:rsidR="00F206DC" w14:paraId="28CA778B" w14:textId="77777777">
        <w:trPr>
          <w:trHeight w:val="320"/>
        </w:trPr>
        <w:tc>
          <w:tcPr>
            <w:tcW w:w="2902" w:type="dxa"/>
            <w:shd w:val="clear" w:color="auto" w:fill="9DC3E6"/>
            <w:vAlign w:val="center"/>
          </w:tcPr>
          <w:p w14:paraId="3C6D5694"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tmp</w:t>
            </w:r>
            <w:proofErr w:type="spellEnd"/>
          </w:p>
        </w:tc>
        <w:tc>
          <w:tcPr>
            <w:tcW w:w="2903" w:type="dxa"/>
            <w:shd w:val="clear" w:color="auto" w:fill="9DC3E6"/>
            <w:vAlign w:val="center"/>
          </w:tcPr>
          <w:p w14:paraId="499F468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200</w:t>
            </w:r>
          </w:p>
        </w:tc>
        <w:tc>
          <w:tcPr>
            <w:tcW w:w="1835" w:type="dxa"/>
            <w:vMerge/>
            <w:shd w:val="clear" w:color="auto" w:fill="FFE699"/>
            <w:vAlign w:val="center"/>
          </w:tcPr>
          <w:p w14:paraId="7E609B6D"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5B379942" w14:textId="77777777" w:rsidR="00F206DC" w:rsidRDefault="00F206DC">
            <w:pPr>
              <w:rPr>
                <w:rFonts w:ascii="Hp simplified" w:eastAsia="Hp simplified" w:hAnsi="Hp simplified" w:cs="Hp simplified"/>
                <w:color w:val="FF0000"/>
              </w:rPr>
            </w:pPr>
          </w:p>
          <w:p w14:paraId="7EFF7222" w14:textId="77777777" w:rsidR="00F206DC" w:rsidRDefault="00F206DC">
            <w:pPr>
              <w:rPr>
                <w:rFonts w:ascii="Hp simplified" w:eastAsia="Hp simplified" w:hAnsi="Hp simplified" w:cs="Hp simplified"/>
                <w:color w:val="FF0000"/>
              </w:rPr>
            </w:pPr>
          </w:p>
        </w:tc>
      </w:tr>
      <w:tr w:rsidR="00F206DC" w14:paraId="6D0F82FF" w14:textId="77777777">
        <w:trPr>
          <w:trHeight w:val="320"/>
        </w:trPr>
        <w:tc>
          <w:tcPr>
            <w:tcW w:w="2902" w:type="dxa"/>
            <w:shd w:val="clear" w:color="auto" w:fill="9DC3E6"/>
            <w:vAlign w:val="center"/>
          </w:tcPr>
          <w:p w14:paraId="7A58C644" w14:textId="77777777" w:rsidR="00F206DC" w:rsidRDefault="009D2490">
            <w:pPr>
              <w:rPr>
                <w:rFonts w:ascii="Hp simplified" w:eastAsia="Hp simplified" w:hAnsi="Hp simplified" w:cs="Hp simplified"/>
              </w:rPr>
            </w:pPr>
            <w:r>
              <w:rPr>
                <w:rFonts w:ascii="Hp simplified" w:eastAsia="Hp simplified" w:hAnsi="Hp simplified" w:cs="Hp simplified"/>
              </w:rPr>
              <w:t>/grid/0</w:t>
            </w:r>
          </w:p>
        </w:tc>
        <w:tc>
          <w:tcPr>
            <w:tcW w:w="2903" w:type="dxa"/>
            <w:shd w:val="clear" w:color="auto" w:fill="9DC3E6"/>
            <w:vAlign w:val="center"/>
          </w:tcPr>
          <w:p w14:paraId="3ABB1670"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1800</w:t>
            </w:r>
          </w:p>
        </w:tc>
        <w:tc>
          <w:tcPr>
            <w:tcW w:w="1835" w:type="dxa"/>
            <w:shd w:val="clear" w:color="auto" w:fill="FFE699"/>
            <w:vAlign w:val="center"/>
          </w:tcPr>
          <w:p w14:paraId="3658AAB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w:t>
            </w:r>
          </w:p>
        </w:tc>
        <w:tc>
          <w:tcPr>
            <w:tcW w:w="1818" w:type="dxa"/>
            <w:shd w:val="clear" w:color="auto" w:fill="FFE699"/>
            <w:vAlign w:val="center"/>
          </w:tcPr>
          <w:p w14:paraId="029A1B2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10</w:t>
            </w:r>
          </w:p>
        </w:tc>
      </w:tr>
      <w:tr w:rsidR="00F206DC" w14:paraId="63635D79" w14:textId="77777777">
        <w:trPr>
          <w:trHeight w:val="320"/>
        </w:trPr>
        <w:tc>
          <w:tcPr>
            <w:tcW w:w="2902" w:type="dxa"/>
            <w:shd w:val="clear" w:color="auto" w:fill="9DC3E6"/>
            <w:vAlign w:val="center"/>
          </w:tcPr>
          <w:p w14:paraId="072171D2" w14:textId="77777777" w:rsidR="00F206DC" w:rsidRDefault="009D2490">
            <w:pPr>
              <w:rPr>
                <w:rFonts w:ascii="Hp simplified" w:eastAsia="Hp simplified" w:hAnsi="Hp simplified" w:cs="Hp simplified"/>
              </w:rPr>
            </w:pPr>
            <w:r>
              <w:rPr>
                <w:rFonts w:ascii="Hp simplified" w:eastAsia="Hp simplified" w:hAnsi="Hp simplified" w:cs="Hp simplified"/>
              </w:rPr>
              <w:t>/master/0</w:t>
            </w:r>
          </w:p>
        </w:tc>
        <w:tc>
          <w:tcPr>
            <w:tcW w:w="2903" w:type="dxa"/>
            <w:shd w:val="clear" w:color="auto" w:fill="9DC3E6"/>
            <w:vAlign w:val="center"/>
          </w:tcPr>
          <w:p w14:paraId="29182F2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900 GB</w:t>
            </w:r>
          </w:p>
        </w:tc>
        <w:tc>
          <w:tcPr>
            <w:tcW w:w="1835" w:type="dxa"/>
            <w:shd w:val="clear" w:color="auto" w:fill="FFE699"/>
            <w:vAlign w:val="center"/>
          </w:tcPr>
          <w:p w14:paraId="1FD6996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6C8E0C3" w14:textId="77777777" w:rsidR="00F206DC" w:rsidRDefault="009D2490">
            <w:pPr>
              <w:jc w:val="center"/>
              <w:rPr>
                <w:rFonts w:ascii="Hp simplified" w:eastAsia="Hp simplified" w:hAnsi="Hp simplified" w:cs="Hp simplified"/>
                <w:strike/>
                <w:color w:val="FF0000"/>
              </w:rPr>
            </w:pPr>
            <w:r>
              <w:rPr>
                <w:rFonts w:ascii="Hp simplified" w:eastAsia="Hp simplified" w:hAnsi="Hp simplified" w:cs="Hp simplified"/>
                <w:strike/>
                <w:color w:val="FF0000"/>
              </w:rPr>
              <w:t xml:space="preserve">n/a </w:t>
            </w:r>
            <w:r>
              <w:rPr>
                <w:rFonts w:ascii="Hp simplified" w:eastAsia="Hp simplified" w:hAnsi="Hp simplified" w:cs="Hp simplified"/>
                <w:color w:val="FF0000"/>
              </w:rPr>
              <w:t xml:space="preserve">  </w:t>
            </w:r>
            <w:r>
              <w:rPr>
                <w:rFonts w:ascii="Hp simplified" w:eastAsia="Hp simplified" w:hAnsi="Hp simplified" w:cs="Hp simplified"/>
                <w:b/>
                <w:color w:val="FF0000"/>
              </w:rPr>
              <w:t>RAID 0</w:t>
            </w:r>
          </w:p>
        </w:tc>
      </w:tr>
      <w:tr w:rsidR="00F206DC" w14:paraId="5C69C559" w14:textId="77777777">
        <w:trPr>
          <w:trHeight w:val="320"/>
        </w:trPr>
        <w:tc>
          <w:tcPr>
            <w:tcW w:w="2902" w:type="dxa"/>
            <w:shd w:val="clear" w:color="auto" w:fill="9DC3E6"/>
            <w:vAlign w:val="center"/>
          </w:tcPr>
          <w:p w14:paraId="7605D37B" w14:textId="77777777" w:rsidR="00F206DC" w:rsidRDefault="009D2490">
            <w:pPr>
              <w:rPr>
                <w:rFonts w:ascii="Hp simplified" w:eastAsia="Hp simplified" w:hAnsi="Hp simplified" w:cs="Hp simplified"/>
              </w:rPr>
            </w:pPr>
            <w:r>
              <w:rPr>
                <w:rFonts w:ascii="Hp simplified" w:eastAsia="Hp simplified" w:hAnsi="Hp simplified" w:cs="Hp simplified"/>
              </w:rPr>
              <w:t>/master/1</w:t>
            </w:r>
          </w:p>
        </w:tc>
        <w:tc>
          <w:tcPr>
            <w:tcW w:w="2903" w:type="dxa"/>
            <w:shd w:val="clear" w:color="auto" w:fill="9DC3E6"/>
            <w:vAlign w:val="center"/>
          </w:tcPr>
          <w:p w14:paraId="588EFE6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900 GB</w:t>
            </w:r>
          </w:p>
        </w:tc>
        <w:tc>
          <w:tcPr>
            <w:tcW w:w="1835" w:type="dxa"/>
            <w:shd w:val="clear" w:color="auto" w:fill="FFE699"/>
            <w:vAlign w:val="center"/>
          </w:tcPr>
          <w:p w14:paraId="00C3BFC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70A09B11" w14:textId="77777777" w:rsidR="00F206DC" w:rsidRDefault="009D2490">
            <w:pPr>
              <w:jc w:val="center"/>
              <w:rPr>
                <w:rFonts w:ascii="Hp simplified" w:eastAsia="Hp simplified" w:hAnsi="Hp simplified" w:cs="Hp simplified"/>
                <w:strike/>
                <w:color w:val="FF0000"/>
              </w:rPr>
            </w:pPr>
            <w:r>
              <w:rPr>
                <w:rFonts w:ascii="Hp simplified" w:eastAsia="Hp simplified" w:hAnsi="Hp simplified" w:cs="Hp simplified"/>
                <w:strike/>
                <w:color w:val="FF0000"/>
              </w:rPr>
              <w:t>n/a</w:t>
            </w:r>
            <w:r>
              <w:rPr>
                <w:rFonts w:ascii="Hp simplified" w:eastAsia="Hp simplified" w:hAnsi="Hp simplified" w:cs="Hp simplified"/>
                <w:color w:val="FF0000"/>
              </w:rPr>
              <w:t xml:space="preserve">     </w:t>
            </w:r>
            <w:r>
              <w:rPr>
                <w:rFonts w:ascii="Hp simplified" w:eastAsia="Hp simplified" w:hAnsi="Hp simplified" w:cs="Hp simplified"/>
                <w:b/>
                <w:color w:val="FF0000"/>
              </w:rPr>
              <w:t>RAID 0</w:t>
            </w:r>
          </w:p>
        </w:tc>
      </w:tr>
      <w:tr w:rsidR="00F206DC" w14:paraId="5FDF3651" w14:textId="77777777">
        <w:trPr>
          <w:trHeight w:val="320"/>
        </w:trPr>
        <w:tc>
          <w:tcPr>
            <w:tcW w:w="9458" w:type="dxa"/>
            <w:gridSpan w:val="4"/>
            <w:shd w:val="clear" w:color="auto" w:fill="9DC3E6"/>
            <w:vAlign w:val="center"/>
          </w:tcPr>
          <w:p w14:paraId="60C4DB8B" w14:textId="77777777" w:rsidR="00F206DC" w:rsidRDefault="009D2490">
            <w:r>
              <w:t>NOTES:</w:t>
            </w:r>
          </w:p>
          <w:p w14:paraId="7B275921" w14:textId="77777777" w:rsidR="00F206DC" w:rsidRDefault="00F206DC"/>
          <w:p w14:paraId="2F934DEF" w14:textId="77777777" w:rsidR="00F206DC" w:rsidRDefault="009D2490">
            <w:r>
              <w:t>Use ext4 formatting for all partitions.</w:t>
            </w:r>
          </w:p>
          <w:p w14:paraId="4121A8E9" w14:textId="77777777" w:rsidR="00F206DC" w:rsidRDefault="00F206DC"/>
          <w:p w14:paraId="4359B961" w14:textId="77777777" w:rsidR="00F206DC" w:rsidRDefault="009D2490">
            <w:r>
              <w:t xml:space="preserve">For /grid/* and /master/* </w:t>
            </w:r>
            <w:proofErr w:type="gramStart"/>
            <w:r>
              <w:t>partitions :</w:t>
            </w:r>
            <w:proofErr w:type="gramEnd"/>
          </w:p>
          <w:p w14:paraId="642983B2" w14:textId="77777777" w:rsidR="00F206DC" w:rsidRDefault="009D2490">
            <w:r>
              <w:t xml:space="preserve">    Do not use Linux Logical Volume Manager (LVM)</w:t>
            </w:r>
          </w:p>
          <w:p w14:paraId="27AE2C1E" w14:textId="77777777" w:rsidR="00F206DC" w:rsidRDefault="00F206DC">
            <w:pPr>
              <w:jc w:val="center"/>
              <w:rPr>
                <w:rFonts w:ascii="Hp simplified" w:eastAsia="Hp simplified" w:hAnsi="Hp simplified" w:cs="Hp simplified"/>
                <w:color w:val="FF0000"/>
              </w:rPr>
            </w:pPr>
          </w:p>
        </w:tc>
      </w:tr>
    </w:tbl>
    <w:p w14:paraId="11339CD7" w14:textId="77777777" w:rsidR="00F206DC" w:rsidRDefault="00F206DC"/>
    <w:p w14:paraId="0414AEAA" w14:textId="77777777" w:rsidR="00F206DC" w:rsidRDefault="00F206DC"/>
    <w:p w14:paraId="287D58F8" w14:textId="77777777" w:rsidR="00F206DC" w:rsidRDefault="00F206DC"/>
    <w:p w14:paraId="6BCAF82F" w14:textId="77777777" w:rsidR="00F206DC" w:rsidRDefault="00F206DC"/>
    <w:p w14:paraId="64A017F6" w14:textId="77777777" w:rsidR="00F206DC" w:rsidRDefault="009D2490">
      <w:pPr>
        <w:rPr>
          <w:b/>
        </w:rPr>
      </w:pPr>
      <w:r>
        <w:rPr>
          <w:b/>
        </w:rPr>
        <w:t xml:space="preserve">Table </w:t>
      </w:r>
      <w:proofErr w:type="gramStart"/>
      <w:r>
        <w:rPr>
          <w:b/>
        </w:rPr>
        <w:t>2 :</w:t>
      </w:r>
      <w:proofErr w:type="gramEnd"/>
      <w:r>
        <w:rPr>
          <w:b/>
        </w:rPr>
        <w:t xml:space="preserve"> Slave Node: </w:t>
      </w:r>
    </w:p>
    <w:tbl>
      <w:tblPr>
        <w:tblStyle w:val="a9"/>
        <w:tblW w:w="9458" w:type="dxa"/>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2"/>
        <w:gridCol w:w="2903"/>
        <w:gridCol w:w="1835"/>
        <w:gridCol w:w="1818"/>
      </w:tblGrid>
      <w:tr w:rsidR="00F206DC" w14:paraId="49021EA5" w14:textId="77777777">
        <w:trPr>
          <w:trHeight w:val="320"/>
        </w:trPr>
        <w:tc>
          <w:tcPr>
            <w:tcW w:w="2902" w:type="dxa"/>
            <w:shd w:val="clear" w:color="auto" w:fill="9CC2E5"/>
            <w:vAlign w:val="center"/>
          </w:tcPr>
          <w:p w14:paraId="6CC41FFE"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Mount Point</w:t>
            </w:r>
          </w:p>
        </w:tc>
        <w:tc>
          <w:tcPr>
            <w:tcW w:w="2903" w:type="dxa"/>
            <w:shd w:val="clear" w:color="auto" w:fill="9CC2E5"/>
            <w:vAlign w:val="center"/>
          </w:tcPr>
          <w:p w14:paraId="3B0C352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Size(GB)</w:t>
            </w:r>
          </w:p>
        </w:tc>
        <w:tc>
          <w:tcPr>
            <w:tcW w:w="1835" w:type="dxa"/>
            <w:shd w:val="clear" w:color="auto" w:fill="FFE598"/>
            <w:vAlign w:val="center"/>
          </w:tcPr>
          <w:p w14:paraId="5E5F1584"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RAW Disks</w:t>
            </w:r>
          </w:p>
        </w:tc>
        <w:tc>
          <w:tcPr>
            <w:tcW w:w="1818" w:type="dxa"/>
            <w:shd w:val="clear" w:color="auto" w:fill="FFE598"/>
            <w:vAlign w:val="center"/>
          </w:tcPr>
          <w:p w14:paraId="00C963B1" w14:textId="77777777" w:rsidR="00F206DC" w:rsidRDefault="009D2490">
            <w:pPr>
              <w:jc w:val="center"/>
              <w:rPr>
                <w:rFonts w:ascii="Hp simplified" w:eastAsia="Hp simplified" w:hAnsi="Hp simplified" w:cs="Hp simplified"/>
                <w:b/>
              </w:rPr>
            </w:pPr>
            <w:r>
              <w:rPr>
                <w:rFonts w:ascii="Hp simplified" w:eastAsia="Hp simplified" w:hAnsi="Hp simplified" w:cs="Hp simplified"/>
                <w:b/>
              </w:rPr>
              <w:t>RAID</w:t>
            </w:r>
          </w:p>
        </w:tc>
      </w:tr>
      <w:tr w:rsidR="00F206DC" w14:paraId="4667F0E6" w14:textId="77777777">
        <w:trPr>
          <w:trHeight w:val="320"/>
        </w:trPr>
        <w:tc>
          <w:tcPr>
            <w:tcW w:w="2902" w:type="dxa"/>
            <w:shd w:val="clear" w:color="auto" w:fill="9DC3E6"/>
            <w:vAlign w:val="center"/>
          </w:tcPr>
          <w:p w14:paraId="715E7343" w14:textId="77777777" w:rsidR="00F206DC" w:rsidRDefault="009D2490">
            <w:pPr>
              <w:rPr>
                <w:rFonts w:ascii="Hp simplified" w:eastAsia="Hp simplified" w:hAnsi="Hp simplified" w:cs="Hp simplified"/>
              </w:rPr>
            </w:pPr>
            <w:r>
              <w:rPr>
                <w:rFonts w:ascii="Hp simplified" w:eastAsia="Hp simplified" w:hAnsi="Hp simplified" w:cs="Hp simplified"/>
              </w:rPr>
              <w:t>/</w:t>
            </w:r>
          </w:p>
        </w:tc>
        <w:tc>
          <w:tcPr>
            <w:tcW w:w="2903" w:type="dxa"/>
            <w:shd w:val="clear" w:color="auto" w:fill="9DC3E6"/>
            <w:vAlign w:val="center"/>
          </w:tcPr>
          <w:p w14:paraId="4F78B60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30</w:t>
            </w:r>
          </w:p>
        </w:tc>
        <w:tc>
          <w:tcPr>
            <w:tcW w:w="1835" w:type="dxa"/>
            <w:vMerge w:val="restart"/>
            <w:shd w:val="clear" w:color="auto" w:fill="FFE699"/>
            <w:vAlign w:val="center"/>
          </w:tcPr>
          <w:p w14:paraId="64ECA2A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2</w:t>
            </w:r>
          </w:p>
        </w:tc>
        <w:tc>
          <w:tcPr>
            <w:tcW w:w="1818" w:type="dxa"/>
            <w:vMerge w:val="restart"/>
            <w:shd w:val="clear" w:color="auto" w:fill="FFE699"/>
            <w:vAlign w:val="center"/>
          </w:tcPr>
          <w:p w14:paraId="6527E42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RAID 1</w:t>
            </w:r>
          </w:p>
        </w:tc>
      </w:tr>
      <w:tr w:rsidR="00F206DC" w14:paraId="6CA60B12" w14:textId="77777777">
        <w:trPr>
          <w:trHeight w:val="320"/>
        </w:trPr>
        <w:tc>
          <w:tcPr>
            <w:tcW w:w="2902" w:type="dxa"/>
            <w:shd w:val="clear" w:color="auto" w:fill="9DC3E6"/>
            <w:vAlign w:val="center"/>
          </w:tcPr>
          <w:p w14:paraId="1C918DC2" w14:textId="77777777" w:rsidR="00F206DC" w:rsidRDefault="009D2490">
            <w:pPr>
              <w:rPr>
                <w:rFonts w:ascii="Hp simplified" w:eastAsia="Hp simplified" w:hAnsi="Hp simplified" w:cs="Hp simplified"/>
              </w:rPr>
            </w:pPr>
            <w:r>
              <w:rPr>
                <w:rFonts w:ascii="Hp simplified" w:eastAsia="Hp simplified" w:hAnsi="Hp simplified" w:cs="Hp simplified"/>
              </w:rPr>
              <w:t>/dev</w:t>
            </w:r>
          </w:p>
        </w:tc>
        <w:tc>
          <w:tcPr>
            <w:tcW w:w="2903" w:type="dxa"/>
            <w:shd w:val="clear" w:color="auto" w:fill="9DC3E6"/>
            <w:vAlign w:val="center"/>
          </w:tcPr>
          <w:p w14:paraId="16F81C0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40</w:t>
            </w:r>
          </w:p>
        </w:tc>
        <w:tc>
          <w:tcPr>
            <w:tcW w:w="1835" w:type="dxa"/>
            <w:vMerge/>
            <w:shd w:val="clear" w:color="auto" w:fill="FFE699"/>
            <w:vAlign w:val="center"/>
          </w:tcPr>
          <w:p w14:paraId="4757F622"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48A5C08" w14:textId="77777777" w:rsidR="00F206DC" w:rsidRDefault="00F206DC">
            <w:pPr>
              <w:rPr>
                <w:rFonts w:ascii="Hp simplified" w:eastAsia="Hp simplified" w:hAnsi="Hp simplified" w:cs="Hp simplified"/>
                <w:color w:val="FF0000"/>
              </w:rPr>
            </w:pPr>
          </w:p>
          <w:p w14:paraId="1AF9650B" w14:textId="77777777" w:rsidR="00F206DC" w:rsidRDefault="00F206DC">
            <w:pPr>
              <w:rPr>
                <w:rFonts w:ascii="Hp simplified" w:eastAsia="Hp simplified" w:hAnsi="Hp simplified" w:cs="Hp simplified"/>
                <w:color w:val="FF0000"/>
              </w:rPr>
            </w:pPr>
          </w:p>
        </w:tc>
      </w:tr>
      <w:tr w:rsidR="00F206DC" w14:paraId="73510E08" w14:textId="77777777">
        <w:trPr>
          <w:trHeight w:val="320"/>
        </w:trPr>
        <w:tc>
          <w:tcPr>
            <w:tcW w:w="2902" w:type="dxa"/>
            <w:shd w:val="clear" w:color="auto" w:fill="9DC3E6"/>
            <w:vAlign w:val="center"/>
          </w:tcPr>
          <w:p w14:paraId="39039498" w14:textId="77777777" w:rsidR="00F206DC" w:rsidRDefault="009D2490">
            <w:pPr>
              <w:rPr>
                <w:rFonts w:ascii="Hp simplified" w:eastAsia="Hp simplified" w:hAnsi="Hp simplified" w:cs="Hp simplified"/>
              </w:rPr>
            </w:pPr>
            <w:r>
              <w:rPr>
                <w:rFonts w:ascii="Hp simplified" w:eastAsia="Hp simplified" w:hAnsi="Hp simplified" w:cs="Hp simplified"/>
              </w:rPr>
              <w:t>/boot</w:t>
            </w:r>
          </w:p>
        </w:tc>
        <w:tc>
          <w:tcPr>
            <w:tcW w:w="2903" w:type="dxa"/>
            <w:shd w:val="clear" w:color="auto" w:fill="9DC3E6"/>
            <w:vAlign w:val="center"/>
          </w:tcPr>
          <w:p w14:paraId="59686A2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35" w:type="dxa"/>
            <w:vMerge/>
            <w:shd w:val="clear" w:color="auto" w:fill="FFE699"/>
            <w:vAlign w:val="center"/>
          </w:tcPr>
          <w:p w14:paraId="15BD3954"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74D1938" w14:textId="77777777" w:rsidR="00F206DC" w:rsidRDefault="00F206DC">
            <w:pPr>
              <w:rPr>
                <w:rFonts w:ascii="Hp simplified" w:eastAsia="Hp simplified" w:hAnsi="Hp simplified" w:cs="Hp simplified"/>
                <w:color w:val="FF0000"/>
              </w:rPr>
            </w:pPr>
          </w:p>
          <w:p w14:paraId="03CD3AAF" w14:textId="77777777" w:rsidR="00F206DC" w:rsidRDefault="00F206DC">
            <w:pPr>
              <w:rPr>
                <w:rFonts w:ascii="Hp simplified" w:eastAsia="Hp simplified" w:hAnsi="Hp simplified" w:cs="Hp simplified"/>
                <w:color w:val="FF0000"/>
              </w:rPr>
            </w:pPr>
          </w:p>
        </w:tc>
      </w:tr>
      <w:tr w:rsidR="00F206DC" w14:paraId="512F4E25" w14:textId="77777777">
        <w:trPr>
          <w:trHeight w:val="320"/>
        </w:trPr>
        <w:tc>
          <w:tcPr>
            <w:tcW w:w="2902" w:type="dxa"/>
            <w:shd w:val="clear" w:color="auto" w:fill="9DC3E6"/>
            <w:vAlign w:val="center"/>
          </w:tcPr>
          <w:p w14:paraId="07944D88" w14:textId="77777777" w:rsidR="00F206DC" w:rsidRDefault="009D2490">
            <w:pPr>
              <w:rPr>
                <w:rFonts w:ascii="Hp simplified" w:eastAsia="Hp simplified" w:hAnsi="Hp simplified" w:cs="Hp simplified"/>
              </w:rPr>
            </w:pPr>
            <w:r>
              <w:rPr>
                <w:rFonts w:ascii="Hp simplified" w:eastAsia="Hp simplified" w:hAnsi="Hp simplified" w:cs="Hp simplified"/>
              </w:rPr>
              <w:t>/opt</w:t>
            </w:r>
          </w:p>
        </w:tc>
        <w:tc>
          <w:tcPr>
            <w:tcW w:w="2903" w:type="dxa"/>
            <w:shd w:val="clear" w:color="auto" w:fill="9DC3E6"/>
            <w:vAlign w:val="center"/>
          </w:tcPr>
          <w:p w14:paraId="5F6F215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120</w:t>
            </w:r>
          </w:p>
        </w:tc>
        <w:tc>
          <w:tcPr>
            <w:tcW w:w="1835" w:type="dxa"/>
            <w:vMerge/>
            <w:shd w:val="clear" w:color="auto" w:fill="FFE699"/>
            <w:vAlign w:val="center"/>
          </w:tcPr>
          <w:p w14:paraId="455FC726"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0667D8E5" w14:textId="77777777" w:rsidR="00F206DC" w:rsidRDefault="00F206DC">
            <w:pPr>
              <w:rPr>
                <w:rFonts w:ascii="Hp simplified" w:eastAsia="Hp simplified" w:hAnsi="Hp simplified" w:cs="Hp simplified"/>
                <w:color w:val="FF0000"/>
              </w:rPr>
            </w:pPr>
          </w:p>
          <w:p w14:paraId="58F885BB" w14:textId="77777777" w:rsidR="00F206DC" w:rsidRDefault="00F206DC">
            <w:pPr>
              <w:rPr>
                <w:rFonts w:ascii="Hp simplified" w:eastAsia="Hp simplified" w:hAnsi="Hp simplified" w:cs="Hp simplified"/>
                <w:color w:val="FF0000"/>
              </w:rPr>
            </w:pPr>
          </w:p>
        </w:tc>
      </w:tr>
      <w:tr w:rsidR="00F206DC" w14:paraId="07B3E822" w14:textId="77777777">
        <w:trPr>
          <w:trHeight w:val="320"/>
        </w:trPr>
        <w:tc>
          <w:tcPr>
            <w:tcW w:w="2902" w:type="dxa"/>
            <w:shd w:val="clear" w:color="auto" w:fill="9DC3E6"/>
            <w:vAlign w:val="center"/>
          </w:tcPr>
          <w:p w14:paraId="1ED5BAE8"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var</w:t>
            </w:r>
            <w:proofErr w:type="spellEnd"/>
          </w:p>
        </w:tc>
        <w:tc>
          <w:tcPr>
            <w:tcW w:w="2903" w:type="dxa"/>
            <w:shd w:val="clear" w:color="auto" w:fill="9DC3E6"/>
            <w:vAlign w:val="center"/>
          </w:tcPr>
          <w:p w14:paraId="08702B7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150</w:t>
            </w:r>
          </w:p>
        </w:tc>
        <w:tc>
          <w:tcPr>
            <w:tcW w:w="1835" w:type="dxa"/>
            <w:vMerge/>
            <w:shd w:val="clear" w:color="auto" w:fill="FFE699"/>
            <w:vAlign w:val="center"/>
          </w:tcPr>
          <w:p w14:paraId="5240AEF3"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168492FF" w14:textId="77777777" w:rsidR="00F206DC" w:rsidRDefault="00F206DC">
            <w:pPr>
              <w:rPr>
                <w:rFonts w:ascii="Hp simplified" w:eastAsia="Hp simplified" w:hAnsi="Hp simplified" w:cs="Hp simplified"/>
                <w:color w:val="FF0000"/>
              </w:rPr>
            </w:pPr>
          </w:p>
          <w:p w14:paraId="7707F7A2" w14:textId="77777777" w:rsidR="00F206DC" w:rsidRDefault="00F206DC">
            <w:pPr>
              <w:rPr>
                <w:rFonts w:ascii="Hp simplified" w:eastAsia="Hp simplified" w:hAnsi="Hp simplified" w:cs="Hp simplified"/>
                <w:color w:val="FF0000"/>
              </w:rPr>
            </w:pPr>
          </w:p>
        </w:tc>
      </w:tr>
      <w:tr w:rsidR="00F206DC" w14:paraId="55B8E8E4" w14:textId="77777777">
        <w:trPr>
          <w:trHeight w:val="320"/>
        </w:trPr>
        <w:tc>
          <w:tcPr>
            <w:tcW w:w="2902" w:type="dxa"/>
            <w:shd w:val="clear" w:color="auto" w:fill="9DC3E6"/>
            <w:vAlign w:val="center"/>
          </w:tcPr>
          <w:p w14:paraId="1BDD1195" w14:textId="77777777" w:rsidR="00F206DC" w:rsidRDefault="009D2490">
            <w:pPr>
              <w:rPr>
                <w:rFonts w:ascii="Hp simplified" w:eastAsia="Hp simplified" w:hAnsi="Hp simplified" w:cs="Hp simplified"/>
              </w:rPr>
            </w:pPr>
            <w:r>
              <w:rPr>
                <w:rFonts w:ascii="Hp simplified" w:eastAsia="Hp simplified" w:hAnsi="Hp simplified" w:cs="Hp simplified"/>
              </w:rPr>
              <w:t>/</w:t>
            </w:r>
            <w:proofErr w:type="spellStart"/>
            <w:r>
              <w:rPr>
                <w:rFonts w:ascii="Hp simplified" w:eastAsia="Hp simplified" w:hAnsi="Hp simplified" w:cs="Hp simplified"/>
              </w:rPr>
              <w:t>tmp</w:t>
            </w:r>
            <w:proofErr w:type="spellEnd"/>
          </w:p>
        </w:tc>
        <w:tc>
          <w:tcPr>
            <w:tcW w:w="2903" w:type="dxa"/>
            <w:shd w:val="clear" w:color="auto" w:fill="9DC3E6"/>
            <w:vAlign w:val="center"/>
          </w:tcPr>
          <w:p w14:paraId="0AF8419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175</w:t>
            </w:r>
          </w:p>
        </w:tc>
        <w:tc>
          <w:tcPr>
            <w:tcW w:w="1835" w:type="dxa"/>
            <w:vMerge/>
            <w:shd w:val="clear" w:color="auto" w:fill="FFE699"/>
            <w:vAlign w:val="center"/>
          </w:tcPr>
          <w:p w14:paraId="70F8399B" w14:textId="77777777" w:rsidR="00F206DC" w:rsidRDefault="00F206DC">
            <w:pPr>
              <w:widowControl w:val="0"/>
              <w:spacing w:line="276" w:lineRule="auto"/>
              <w:rPr>
                <w:rFonts w:ascii="Hp simplified" w:eastAsia="Hp simplified" w:hAnsi="Hp simplified" w:cs="Hp simplified"/>
                <w:color w:val="FF0000"/>
              </w:rPr>
            </w:pPr>
          </w:p>
        </w:tc>
        <w:tc>
          <w:tcPr>
            <w:tcW w:w="1818" w:type="dxa"/>
            <w:vMerge/>
            <w:shd w:val="clear" w:color="auto" w:fill="FFE699"/>
            <w:vAlign w:val="center"/>
          </w:tcPr>
          <w:p w14:paraId="7DC6D8A8" w14:textId="77777777" w:rsidR="00F206DC" w:rsidRDefault="00F206DC">
            <w:pPr>
              <w:rPr>
                <w:rFonts w:ascii="Hp simplified" w:eastAsia="Hp simplified" w:hAnsi="Hp simplified" w:cs="Hp simplified"/>
                <w:color w:val="FF0000"/>
              </w:rPr>
            </w:pPr>
          </w:p>
          <w:p w14:paraId="50728DDB" w14:textId="77777777" w:rsidR="00F206DC" w:rsidRDefault="00F206DC">
            <w:pPr>
              <w:rPr>
                <w:rFonts w:ascii="Hp simplified" w:eastAsia="Hp simplified" w:hAnsi="Hp simplified" w:cs="Hp simplified"/>
                <w:color w:val="FF0000"/>
              </w:rPr>
            </w:pPr>
          </w:p>
        </w:tc>
      </w:tr>
      <w:tr w:rsidR="00F206DC" w14:paraId="1C8DFDD3" w14:textId="77777777">
        <w:trPr>
          <w:trHeight w:val="320"/>
        </w:trPr>
        <w:tc>
          <w:tcPr>
            <w:tcW w:w="2902" w:type="dxa"/>
            <w:shd w:val="clear" w:color="auto" w:fill="9CC2E5"/>
            <w:vAlign w:val="center"/>
          </w:tcPr>
          <w:p w14:paraId="31CB66F8" w14:textId="77777777" w:rsidR="00F206DC" w:rsidRDefault="009D2490">
            <w:pPr>
              <w:rPr>
                <w:rFonts w:ascii="Hp simplified" w:eastAsia="Hp simplified" w:hAnsi="Hp simplified" w:cs="Hp simplified"/>
              </w:rPr>
            </w:pPr>
            <w:r>
              <w:rPr>
                <w:rFonts w:ascii="Hp simplified" w:eastAsia="Hp simplified" w:hAnsi="Hp simplified" w:cs="Hp simplified"/>
              </w:rPr>
              <w:t>/grid/0</w:t>
            </w:r>
          </w:p>
        </w:tc>
        <w:tc>
          <w:tcPr>
            <w:tcW w:w="2903" w:type="dxa"/>
            <w:shd w:val="clear" w:color="auto" w:fill="9CC2E5"/>
            <w:vAlign w:val="center"/>
          </w:tcPr>
          <w:p w14:paraId="633A0066"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32E2DC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D9E4A1C"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3CDEA70B" w14:textId="77777777">
        <w:trPr>
          <w:trHeight w:val="320"/>
        </w:trPr>
        <w:tc>
          <w:tcPr>
            <w:tcW w:w="2902" w:type="dxa"/>
            <w:shd w:val="clear" w:color="auto" w:fill="9CC2E5"/>
            <w:vAlign w:val="center"/>
          </w:tcPr>
          <w:p w14:paraId="0E4F3F7A" w14:textId="77777777" w:rsidR="00F206DC" w:rsidRDefault="009D2490">
            <w:pPr>
              <w:rPr>
                <w:rFonts w:ascii="Hp simplified" w:eastAsia="Hp simplified" w:hAnsi="Hp simplified" w:cs="Hp simplified"/>
              </w:rPr>
            </w:pPr>
            <w:r>
              <w:rPr>
                <w:rFonts w:ascii="Hp simplified" w:eastAsia="Hp simplified" w:hAnsi="Hp simplified" w:cs="Hp simplified"/>
              </w:rPr>
              <w:t>/grid/1</w:t>
            </w:r>
          </w:p>
        </w:tc>
        <w:tc>
          <w:tcPr>
            <w:tcW w:w="2903" w:type="dxa"/>
            <w:shd w:val="clear" w:color="auto" w:fill="9CC2E5"/>
            <w:vAlign w:val="center"/>
          </w:tcPr>
          <w:p w14:paraId="1142EB2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F44547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B68570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11E11F5E" w14:textId="77777777">
        <w:trPr>
          <w:trHeight w:val="320"/>
        </w:trPr>
        <w:tc>
          <w:tcPr>
            <w:tcW w:w="2902" w:type="dxa"/>
            <w:shd w:val="clear" w:color="auto" w:fill="9CC2E5"/>
            <w:vAlign w:val="center"/>
          </w:tcPr>
          <w:p w14:paraId="44BB1721" w14:textId="77777777" w:rsidR="00F206DC" w:rsidRDefault="009D2490">
            <w:pPr>
              <w:rPr>
                <w:rFonts w:ascii="Hp simplified" w:eastAsia="Hp simplified" w:hAnsi="Hp simplified" w:cs="Hp simplified"/>
              </w:rPr>
            </w:pPr>
            <w:r>
              <w:rPr>
                <w:rFonts w:ascii="Hp simplified" w:eastAsia="Hp simplified" w:hAnsi="Hp simplified" w:cs="Hp simplified"/>
              </w:rPr>
              <w:t>/grid/2</w:t>
            </w:r>
          </w:p>
        </w:tc>
        <w:tc>
          <w:tcPr>
            <w:tcW w:w="2903" w:type="dxa"/>
            <w:shd w:val="clear" w:color="auto" w:fill="9CC2E5"/>
            <w:vAlign w:val="center"/>
          </w:tcPr>
          <w:p w14:paraId="5873276D"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4BC63A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A47DC7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25D43E23" w14:textId="77777777">
        <w:trPr>
          <w:trHeight w:val="320"/>
        </w:trPr>
        <w:tc>
          <w:tcPr>
            <w:tcW w:w="2902" w:type="dxa"/>
            <w:shd w:val="clear" w:color="auto" w:fill="9CC2E5"/>
            <w:vAlign w:val="center"/>
          </w:tcPr>
          <w:p w14:paraId="047D08BB" w14:textId="77777777" w:rsidR="00F206DC" w:rsidRDefault="009D2490">
            <w:pPr>
              <w:rPr>
                <w:rFonts w:ascii="Hp simplified" w:eastAsia="Hp simplified" w:hAnsi="Hp simplified" w:cs="Hp simplified"/>
              </w:rPr>
            </w:pPr>
            <w:r>
              <w:rPr>
                <w:rFonts w:ascii="Hp simplified" w:eastAsia="Hp simplified" w:hAnsi="Hp simplified" w:cs="Hp simplified"/>
              </w:rPr>
              <w:t>/grid/3</w:t>
            </w:r>
          </w:p>
        </w:tc>
        <w:tc>
          <w:tcPr>
            <w:tcW w:w="2903" w:type="dxa"/>
            <w:shd w:val="clear" w:color="auto" w:fill="9CC2E5"/>
            <w:vAlign w:val="center"/>
          </w:tcPr>
          <w:p w14:paraId="4BC4AE8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368142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ADB302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8E6F627" w14:textId="77777777">
        <w:trPr>
          <w:trHeight w:val="320"/>
        </w:trPr>
        <w:tc>
          <w:tcPr>
            <w:tcW w:w="2902" w:type="dxa"/>
            <w:shd w:val="clear" w:color="auto" w:fill="9CC2E5"/>
            <w:vAlign w:val="center"/>
          </w:tcPr>
          <w:p w14:paraId="5A608DFE" w14:textId="77777777" w:rsidR="00F206DC" w:rsidRDefault="009D2490">
            <w:pPr>
              <w:rPr>
                <w:rFonts w:ascii="Hp simplified" w:eastAsia="Hp simplified" w:hAnsi="Hp simplified" w:cs="Hp simplified"/>
              </w:rPr>
            </w:pPr>
            <w:r>
              <w:rPr>
                <w:rFonts w:ascii="Hp simplified" w:eastAsia="Hp simplified" w:hAnsi="Hp simplified" w:cs="Hp simplified"/>
              </w:rPr>
              <w:lastRenderedPageBreak/>
              <w:t>/grid/4</w:t>
            </w:r>
          </w:p>
        </w:tc>
        <w:tc>
          <w:tcPr>
            <w:tcW w:w="2903" w:type="dxa"/>
            <w:shd w:val="clear" w:color="auto" w:fill="9CC2E5"/>
            <w:vAlign w:val="center"/>
          </w:tcPr>
          <w:p w14:paraId="45343BD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7FE8768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14180791"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0496E42" w14:textId="77777777">
        <w:trPr>
          <w:trHeight w:val="320"/>
        </w:trPr>
        <w:tc>
          <w:tcPr>
            <w:tcW w:w="2902" w:type="dxa"/>
            <w:shd w:val="clear" w:color="auto" w:fill="9CC2E5"/>
            <w:vAlign w:val="center"/>
          </w:tcPr>
          <w:p w14:paraId="4F7E2403" w14:textId="77777777" w:rsidR="00F206DC" w:rsidRDefault="009D2490">
            <w:pPr>
              <w:rPr>
                <w:rFonts w:ascii="Hp simplified" w:eastAsia="Hp simplified" w:hAnsi="Hp simplified" w:cs="Hp simplified"/>
              </w:rPr>
            </w:pPr>
            <w:r>
              <w:rPr>
                <w:rFonts w:ascii="Hp simplified" w:eastAsia="Hp simplified" w:hAnsi="Hp simplified" w:cs="Hp simplified"/>
              </w:rPr>
              <w:t>/grid/5</w:t>
            </w:r>
          </w:p>
        </w:tc>
        <w:tc>
          <w:tcPr>
            <w:tcW w:w="2903" w:type="dxa"/>
            <w:shd w:val="clear" w:color="auto" w:fill="9CC2E5"/>
            <w:vAlign w:val="center"/>
          </w:tcPr>
          <w:p w14:paraId="35386C0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094C8F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76EF958E"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F4837F6" w14:textId="77777777">
        <w:trPr>
          <w:trHeight w:val="320"/>
        </w:trPr>
        <w:tc>
          <w:tcPr>
            <w:tcW w:w="2902" w:type="dxa"/>
            <w:shd w:val="clear" w:color="auto" w:fill="9CC2E5"/>
            <w:vAlign w:val="center"/>
          </w:tcPr>
          <w:p w14:paraId="7C17B59C" w14:textId="77777777" w:rsidR="00F206DC" w:rsidRDefault="009D2490">
            <w:pPr>
              <w:rPr>
                <w:rFonts w:ascii="Hp simplified" w:eastAsia="Hp simplified" w:hAnsi="Hp simplified" w:cs="Hp simplified"/>
              </w:rPr>
            </w:pPr>
            <w:r>
              <w:rPr>
                <w:rFonts w:ascii="Hp simplified" w:eastAsia="Hp simplified" w:hAnsi="Hp simplified" w:cs="Hp simplified"/>
              </w:rPr>
              <w:t>/grid/6</w:t>
            </w:r>
          </w:p>
        </w:tc>
        <w:tc>
          <w:tcPr>
            <w:tcW w:w="2903" w:type="dxa"/>
            <w:shd w:val="clear" w:color="auto" w:fill="9CC2E5"/>
            <w:vAlign w:val="center"/>
          </w:tcPr>
          <w:p w14:paraId="349F277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8BAF67F"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178F4B4B"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AEABEFB" w14:textId="77777777">
        <w:trPr>
          <w:trHeight w:val="320"/>
        </w:trPr>
        <w:tc>
          <w:tcPr>
            <w:tcW w:w="2902" w:type="dxa"/>
            <w:shd w:val="clear" w:color="auto" w:fill="9CC2E5"/>
            <w:vAlign w:val="center"/>
          </w:tcPr>
          <w:p w14:paraId="4097CFA7" w14:textId="77777777" w:rsidR="00F206DC" w:rsidRDefault="009D2490">
            <w:pPr>
              <w:rPr>
                <w:rFonts w:ascii="Hp simplified" w:eastAsia="Hp simplified" w:hAnsi="Hp simplified" w:cs="Hp simplified"/>
              </w:rPr>
            </w:pPr>
            <w:r>
              <w:rPr>
                <w:rFonts w:ascii="Hp simplified" w:eastAsia="Hp simplified" w:hAnsi="Hp simplified" w:cs="Hp simplified"/>
              </w:rPr>
              <w:t>/grid/7</w:t>
            </w:r>
          </w:p>
        </w:tc>
        <w:tc>
          <w:tcPr>
            <w:tcW w:w="2903" w:type="dxa"/>
            <w:shd w:val="clear" w:color="auto" w:fill="9CC2E5"/>
            <w:vAlign w:val="center"/>
          </w:tcPr>
          <w:p w14:paraId="1B061A1A"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4242884"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0A333E5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6C5C755" w14:textId="77777777">
        <w:trPr>
          <w:trHeight w:val="320"/>
        </w:trPr>
        <w:tc>
          <w:tcPr>
            <w:tcW w:w="2902" w:type="dxa"/>
            <w:shd w:val="clear" w:color="auto" w:fill="9CC2E5"/>
            <w:vAlign w:val="center"/>
          </w:tcPr>
          <w:p w14:paraId="4AAD924D" w14:textId="77777777" w:rsidR="00F206DC" w:rsidRDefault="009D2490">
            <w:pPr>
              <w:rPr>
                <w:rFonts w:ascii="Hp simplified" w:eastAsia="Hp simplified" w:hAnsi="Hp simplified" w:cs="Hp simplified"/>
              </w:rPr>
            </w:pPr>
            <w:r>
              <w:rPr>
                <w:rFonts w:ascii="Hp simplified" w:eastAsia="Hp simplified" w:hAnsi="Hp simplified" w:cs="Hp simplified"/>
              </w:rPr>
              <w:t>/grid/8</w:t>
            </w:r>
          </w:p>
        </w:tc>
        <w:tc>
          <w:tcPr>
            <w:tcW w:w="2903" w:type="dxa"/>
            <w:shd w:val="clear" w:color="auto" w:fill="9CC2E5"/>
            <w:vAlign w:val="center"/>
          </w:tcPr>
          <w:p w14:paraId="7FD27C3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8F37D6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401EC05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7A7B94EE" w14:textId="77777777">
        <w:trPr>
          <w:trHeight w:val="320"/>
        </w:trPr>
        <w:tc>
          <w:tcPr>
            <w:tcW w:w="2902" w:type="dxa"/>
            <w:shd w:val="clear" w:color="auto" w:fill="9CC2E5"/>
            <w:vAlign w:val="center"/>
          </w:tcPr>
          <w:p w14:paraId="1C7D0024" w14:textId="77777777" w:rsidR="00F206DC" w:rsidRDefault="009D2490">
            <w:pPr>
              <w:rPr>
                <w:rFonts w:ascii="Hp simplified" w:eastAsia="Hp simplified" w:hAnsi="Hp simplified" w:cs="Hp simplified"/>
              </w:rPr>
            </w:pPr>
            <w:r>
              <w:rPr>
                <w:rFonts w:ascii="Hp simplified" w:eastAsia="Hp simplified" w:hAnsi="Hp simplified" w:cs="Hp simplified"/>
              </w:rPr>
              <w:t>/grid/9</w:t>
            </w:r>
          </w:p>
        </w:tc>
        <w:tc>
          <w:tcPr>
            <w:tcW w:w="2903" w:type="dxa"/>
            <w:shd w:val="clear" w:color="auto" w:fill="9CC2E5"/>
            <w:vAlign w:val="center"/>
          </w:tcPr>
          <w:p w14:paraId="027B2D17"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4A7D6DD2"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48EB0069"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9E1A080" w14:textId="77777777">
        <w:trPr>
          <w:trHeight w:val="320"/>
        </w:trPr>
        <w:tc>
          <w:tcPr>
            <w:tcW w:w="2902" w:type="dxa"/>
            <w:shd w:val="clear" w:color="auto" w:fill="9CC2E5"/>
            <w:vAlign w:val="center"/>
          </w:tcPr>
          <w:p w14:paraId="720D7807" w14:textId="77777777" w:rsidR="00F206DC" w:rsidRDefault="009D2490">
            <w:pPr>
              <w:rPr>
                <w:rFonts w:ascii="Hp simplified" w:eastAsia="Hp simplified" w:hAnsi="Hp simplified" w:cs="Hp simplified"/>
              </w:rPr>
            </w:pPr>
            <w:r>
              <w:rPr>
                <w:rFonts w:ascii="Hp simplified" w:eastAsia="Hp simplified" w:hAnsi="Hp simplified" w:cs="Hp simplified"/>
              </w:rPr>
              <w:t>/grid/10</w:t>
            </w:r>
          </w:p>
        </w:tc>
        <w:tc>
          <w:tcPr>
            <w:tcW w:w="2903" w:type="dxa"/>
            <w:shd w:val="clear" w:color="auto" w:fill="9CC2E5"/>
            <w:vAlign w:val="center"/>
          </w:tcPr>
          <w:p w14:paraId="09C29144"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084BA6C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59493E23"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4092D209" w14:textId="77777777">
        <w:trPr>
          <w:trHeight w:val="320"/>
        </w:trPr>
        <w:tc>
          <w:tcPr>
            <w:tcW w:w="2902" w:type="dxa"/>
            <w:shd w:val="clear" w:color="auto" w:fill="9CC2E5"/>
            <w:vAlign w:val="center"/>
          </w:tcPr>
          <w:p w14:paraId="0FD73BE6" w14:textId="77777777" w:rsidR="00F206DC" w:rsidRDefault="009D2490">
            <w:pPr>
              <w:rPr>
                <w:rFonts w:ascii="Hp simplified" w:eastAsia="Hp simplified" w:hAnsi="Hp simplified" w:cs="Hp simplified"/>
              </w:rPr>
            </w:pPr>
            <w:r>
              <w:rPr>
                <w:rFonts w:ascii="Hp simplified" w:eastAsia="Hp simplified" w:hAnsi="Hp simplified" w:cs="Hp simplified"/>
              </w:rPr>
              <w:t>/grid/11</w:t>
            </w:r>
          </w:p>
        </w:tc>
        <w:tc>
          <w:tcPr>
            <w:tcW w:w="2903" w:type="dxa"/>
            <w:shd w:val="clear" w:color="auto" w:fill="9CC2E5"/>
            <w:vAlign w:val="center"/>
          </w:tcPr>
          <w:p w14:paraId="4F21A186"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4 TB</w:t>
            </w:r>
          </w:p>
        </w:tc>
        <w:tc>
          <w:tcPr>
            <w:tcW w:w="1835" w:type="dxa"/>
            <w:shd w:val="clear" w:color="auto" w:fill="FFE598"/>
            <w:vAlign w:val="center"/>
          </w:tcPr>
          <w:p w14:paraId="583E69A5"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1</w:t>
            </w:r>
          </w:p>
        </w:tc>
        <w:tc>
          <w:tcPr>
            <w:tcW w:w="1818" w:type="dxa"/>
            <w:shd w:val="clear" w:color="auto" w:fill="FFE598"/>
            <w:vAlign w:val="center"/>
          </w:tcPr>
          <w:p w14:paraId="6D67C238" w14:textId="77777777" w:rsidR="00F206DC" w:rsidRDefault="009D2490">
            <w:pPr>
              <w:jc w:val="center"/>
              <w:rPr>
                <w:rFonts w:ascii="Hp simplified" w:eastAsia="Hp simplified" w:hAnsi="Hp simplified" w:cs="Hp simplified"/>
                <w:color w:val="FF0000"/>
              </w:rPr>
            </w:pPr>
            <w:r>
              <w:rPr>
                <w:rFonts w:ascii="Hp simplified" w:eastAsia="Hp simplified" w:hAnsi="Hp simplified" w:cs="Hp simplified"/>
                <w:color w:val="FF0000"/>
              </w:rPr>
              <w:t>n/a</w:t>
            </w:r>
          </w:p>
        </w:tc>
      </w:tr>
      <w:tr w:rsidR="00F206DC" w14:paraId="6B35C388" w14:textId="77777777">
        <w:trPr>
          <w:trHeight w:val="320"/>
        </w:trPr>
        <w:tc>
          <w:tcPr>
            <w:tcW w:w="9458" w:type="dxa"/>
            <w:gridSpan w:val="4"/>
            <w:shd w:val="clear" w:color="auto" w:fill="9CC2E5"/>
            <w:vAlign w:val="center"/>
          </w:tcPr>
          <w:p w14:paraId="5B906821" w14:textId="77777777" w:rsidR="00F206DC" w:rsidRDefault="009D2490">
            <w:r>
              <w:t>NOTES:</w:t>
            </w:r>
          </w:p>
          <w:p w14:paraId="4DF7910E" w14:textId="77777777" w:rsidR="00F206DC" w:rsidRDefault="009D2490">
            <w:r>
              <w:t>Use ext4 formatting for all partitions.</w:t>
            </w:r>
          </w:p>
          <w:p w14:paraId="2D84A279" w14:textId="77777777" w:rsidR="00F206DC" w:rsidRDefault="009D2490">
            <w:r>
              <w:t xml:space="preserve">Since </w:t>
            </w:r>
            <w:proofErr w:type="spellStart"/>
            <w:r>
              <w:t>fdisk</w:t>
            </w:r>
            <w:proofErr w:type="spellEnd"/>
            <w:r>
              <w:t xml:space="preserve"> cannot partition disks 2TB and </w:t>
            </w:r>
            <w:proofErr w:type="gramStart"/>
            <w:r>
              <w:t>higher ,</w:t>
            </w:r>
            <w:proofErr w:type="gramEnd"/>
            <w:r>
              <w:t xml:space="preserve"> use </w:t>
            </w:r>
            <w:r>
              <w:rPr>
                <w:rFonts w:ascii="Helvetica Neue" w:eastAsia="Helvetica Neue" w:hAnsi="Helvetica Neue" w:cs="Helvetica Neue"/>
              </w:rPr>
              <w:t>“parted” command to partition the 4T</w:t>
            </w:r>
            <w:r>
              <w:t>B disks, below are the instructions :</w:t>
            </w:r>
          </w:p>
          <w:p w14:paraId="5459D45F" w14:textId="77777777" w:rsidR="00F206DC" w:rsidRDefault="009D2490">
            <w:pPr>
              <w:numPr>
                <w:ilvl w:val="0"/>
                <w:numId w:val="11"/>
              </w:numPr>
              <w:contextualSpacing/>
            </w:pPr>
            <w:r>
              <w:t xml:space="preserve">On a new </w:t>
            </w:r>
            <w:proofErr w:type="gramStart"/>
            <w:r>
              <w:t>drive :</w:t>
            </w:r>
            <w:proofErr w:type="gramEnd"/>
            <w:r>
              <w:t xml:space="preserve"> </w:t>
            </w:r>
          </w:p>
          <w:p w14:paraId="1535273E" w14:textId="77777777" w:rsidR="00F206DC" w:rsidRDefault="009D2490">
            <w:pPr>
              <w:numPr>
                <w:ilvl w:val="1"/>
                <w:numId w:val="11"/>
              </w:numPr>
              <w:contextualSpacing/>
            </w:pPr>
            <w:r>
              <w:rPr>
                <w:rFonts w:ascii="Helvetica Neue" w:eastAsia="Helvetica Neue" w:hAnsi="Helvetica Neue" w:cs="Helvetica Neue"/>
              </w:rPr>
              <w:t>“</w:t>
            </w:r>
            <w:r>
              <w:t xml:space="preserve">parted /dev/&lt;disk-name&gt; </w:t>
            </w:r>
            <w:proofErr w:type="spellStart"/>
            <w:r>
              <w:t>mklabel</w:t>
            </w:r>
            <w:proofErr w:type="spellEnd"/>
            <w:r>
              <w:t xml:space="preserve"> </w:t>
            </w:r>
            <w:proofErr w:type="spellStart"/>
            <w:r>
              <w:t>gpt</w:t>
            </w:r>
            <w:proofErr w:type="spellEnd"/>
            <w:r>
              <w:rPr>
                <w:rFonts w:ascii="Helvetica Neue" w:eastAsia="Helvetica Neue" w:hAnsi="Helvetica Neue" w:cs="Helvetica Neue"/>
              </w:rPr>
              <w:t>”</w:t>
            </w:r>
            <w:r>
              <w:t xml:space="preserve"> </w:t>
            </w:r>
            <w:proofErr w:type="gramStart"/>
            <w:r>
              <w:t xml:space="preserve">{ </w:t>
            </w:r>
            <w:proofErr w:type="spellStart"/>
            <w:r>
              <w:t>eg</w:t>
            </w:r>
            <w:proofErr w:type="spellEnd"/>
            <w:proofErr w:type="gramEnd"/>
            <w:r>
              <w:t xml:space="preserve"> . parted /dev/</w:t>
            </w:r>
            <w:proofErr w:type="spellStart"/>
            <w:r>
              <w:t>sda</w:t>
            </w:r>
            <w:proofErr w:type="spellEnd"/>
            <w:r>
              <w:t xml:space="preserve"> </w:t>
            </w:r>
            <w:proofErr w:type="spellStart"/>
            <w:r>
              <w:t>mklabel</w:t>
            </w:r>
            <w:proofErr w:type="spellEnd"/>
            <w:r>
              <w:t xml:space="preserve"> </w:t>
            </w:r>
            <w:proofErr w:type="spellStart"/>
            <w:proofErr w:type="gramStart"/>
            <w:r>
              <w:t>gpt</w:t>
            </w:r>
            <w:proofErr w:type="spellEnd"/>
            <w:r>
              <w:t xml:space="preserve"> }</w:t>
            </w:r>
            <w:proofErr w:type="gramEnd"/>
          </w:p>
          <w:p w14:paraId="332F2A20" w14:textId="77777777" w:rsidR="00F206DC" w:rsidRDefault="009D2490">
            <w:pPr>
              <w:numPr>
                <w:ilvl w:val="0"/>
                <w:numId w:val="11"/>
              </w:numPr>
              <w:contextualSpacing/>
            </w:pPr>
            <w:r>
              <w:t xml:space="preserve">Partition the complete disk as 1 single </w:t>
            </w:r>
            <w:proofErr w:type="gramStart"/>
            <w:r>
              <w:t>partition :</w:t>
            </w:r>
            <w:proofErr w:type="gramEnd"/>
            <w:r>
              <w:t xml:space="preserve"> </w:t>
            </w:r>
          </w:p>
          <w:p w14:paraId="336FD4BC" w14:textId="77777777" w:rsidR="00F206DC" w:rsidRDefault="009D2490">
            <w:pPr>
              <w:numPr>
                <w:ilvl w:val="1"/>
                <w:numId w:val="11"/>
              </w:numPr>
              <w:contextualSpacing/>
            </w:pPr>
            <w:r>
              <w:rPr>
                <w:rFonts w:ascii="Helvetica Neue" w:eastAsia="Helvetica Neue" w:hAnsi="Helvetica Neue" w:cs="Helvetica Neue"/>
              </w:rPr>
              <w:t>“</w:t>
            </w:r>
            <w:r>
              <w:t xml:space="preserve">parted </w:t>
            </w:r>
            <w:r>
              <w:rPr>
                <w:rFonts w:ascii="Helvetica Neue" w:eastAsia="Helvetica Neue" w:hAnsi="Helvetica Neue" w:cs="Helvetica Neue"/>
              </w:rPr>
              <w:t>–</w:t>
            </w:r>
            <w:proofErr w:type="spellStart"/>
            <w:r>
              <w:rPr>
                <w:rFonts w:ascii="Helvetica Neue" w:eastAsia="Helvetica Neue" w:hAnsi="Helvetica Neue" w:cs="Helvetica Neue"/>
              </w:rPr>
              <w:t>a</w:t>
            </w:r>
            <w:proofErr w:type="spellEnd"/>
            <w:r>
              <w:rPr>
                <w:rFonts w:ascii="Helvetica Neue" w:eastAsia="Helvetica Neue" w:hAnsi="Helvetica Neue" w:cs="Helvetica Neue"/>
              </w:rPr>
              <w:t xml:space="preserve"> opt /dev/&lt;disk-name&gt; </w:t>
            </w:r>
            <w:proofErr w:type="spellStart"/>
            <w:r>
              <w:rPr>
                <w:rFonts w:ascii="Helvetica Neue" w:eastAsia="Helvetica Neue" w:hAnsi="Helvetica Neue" w:cs="Helvetica Neue"/>
              </w:rPr>
              <w:t>mkpart</w:t>
            </w:r>
            <w:proofErr w:type="spellEnd"/>
            <w:r>
              <w:rPr>
                <w:rFonts w:ascii="Helvetica Neue" w:eastAsia="Helvetica Neue" w:hAnsi="Helvetica Neue" w:cs="Helvetica Neue"/>
              </w:rPr>
              <w:t xml:space="preserve"> primary ext4 0% 100%”</w:t>
            </w:r>
          </w:p>
          <w:p w14:paraId="6440F23B" w14:textId="77777777" w:rsidR="00F206DC" w:rsidRDefault="009D2490">
            <w:pPr>
              <w:numPr>
                <w:ilvl w:val="0"/>
                <w:numId w:val="11"/>
              </w:numPr>
              <w:contextualSpacing/>
            </w:pPr>
            <w:r>
              <w:t xml:space="preserve">Verify if the partition got created </w:t>
            </w:r>
            <w:proofErr w:type="gramStart"/>
            <w:r>
              <w:t>using :</w:t>
            </w:r>
            <w:proofErr w:type="gramEnd"/>
            <w:r>
              <w:t xml:space="preserve"> </w:t>
            </w:r>
          </w:p>
          <w:p w14:paraId="2A99BBA5" w14:textId="77777777" w:rsidR="00F206DC" w:rsidRDefault="009D2490">
            <w:pPr>
              <w:numPr>
                <w:ilvl w:val="1"/>
                <w:numId w:val="11"/>
              </w:numPr>
              <w:contextualSpacing/>
            </w:pPr>
            <w:r>
              <w:rPr>
                <w:rFonts w:ascii="Helvetica Neue" w:eastAsia="Helvetica Neue" w:hAnsi="Helvetica Neue" w:cs="Helvetica Neue"/>
              </w:rPr>
              <w:t>“</w:t>
            </w:r>
            <w:proofErr w:type="spellStart"/>
            <w:r>
              <w:t>lsblk</w:t>
            </w:r>
            <w:proofErr w:type="spellEnd"/>
            <w:r>
              <w:rPr>
                <w:rFonts w:ascii="Helvetica Neue" w:eastAsia="Helvetica Neue" w:hAnsi="Helvetica Neue" w:cs="Helvetica Neue"/>
              </w:rPr>
              <w:t>”</w:t>
            </w:r>
          </w:p>
          <w:p w14:paraId="66C0663B" w14:textId="77777777" w:rsidR="00F206DC" w:rsidRDefault="009D2490">
            <w:pPr>
              <w:numPr>
                <w:ilvl w:val="0"/>
                <w:numId w:val="11"/>
              </w:numPr>
              <w:contextualSpacing/>
            </w:pPr>
            <w:r>
              <w:t>Format the part</w:t>
            </w:r>
            <w:r>
              <w:t xml:space="preserve">ition using ext4 </w:t>
            </w:r>
            <w:proofErr w:type="gramStart"/>
            <w:r>
              <w:t>fs :</w:t>
            </w:r>
            <w:proofErr w:type="gramEnd"/>
            <w:r>
              <w:t xml:space="preserve"> </w:t>
            </w:r>
          </w:p>
          <w:p w14:paraId="7E1ED599" w14:textId="77777777" w:rsidR="00F206DC" w:rsidRDefault="009D2490">
            <w:pPr>
              <w:numPr>
                <w:ilvl w:val="1"/>
                <w:numId w:val="11"/>
              </w:numPr>
              <w:contextualSpacing/>
            </w:pPr>
            <w:r>
              <w:rPr>
                <w:rFonts w:ascii="Helvetica Neue" w:eastAsia="Helvetica Neue" w:hAnsi="Helvetica Neue" w:cs="Helvetica Neue"/>
              </w:rPr>
              <w:t>“</w:t>
            </w:r>
            <w:proofErr w:type="gramStart"/>
            <w:r>
              <w:t>mkfs.ext</w:t>
            </w:r>
            <w:proofErr w:type="gramEnd"/>
            <w:r>
              <w:t>4 /dev/&lt;partition-name&gt;</w:t>
            </w:r>
            <w:r>
              <w:rPr>
                <w:rFonts w:ascii="Helvetica Neue" w:eastAsia="Helvetica Neue" w:hAnsi="Helvetica Neue" w:cs="Helvetica Neue"/>
              </w:rPr>
              <w:t>”</w:t>
            </w:r>
            <w:r>
              <w:t xml:space="preserve"> { make sure to use partition name, usually a partition has a number to the end of disk name </w:t>
            </w:r>
            <w:proofErr w:type="spellStart"/>
            <w:r>
              <w:t>eg</w:t>
            </w:r>
            <w:proofErr w:type="spellEnd"/>
            <w:r>
              <w:t xml:space="preserve">. /dev/sda1} </w:t>
            </w:r>
          </w:p>
          <w:p w14:paraId="7FF54B8F" w14:textId="77777777" w:rsidR="00F206DC" w:rsidRDefault="009D2490">
            <w:pPr>
              <w:numPr>
                <w:ilvl w:val="0"/>
                <w:numId w:val="11"/>
              </w:numPr>
              <w:contextualSpacing/>
            </w:pPr>
            <w:r>
              <w:t xml:space="preserve">Verify if the format went fine </w:t>
            </w:r>
            <w:proofErr w:type="gramStart"/>
            <w:r>
              <w:t>using :</w:t>
            </w:r>
            <w:proofErr w:type="gramEnd"/>
            <w:r>
              <w:t xml:space="preserve"> </w:t>
            </w:r>
          </w:p>
          <w:p w14:paraId="0060AC42" w14:textId="77777777" w:rsidR="00F206DC" w:rsidRDefault="009D2490">
            <w:pPr>
              <w:numPr>
                <w:ilvl w:val="1"/>
                <w:numId w:val="11"/>
              </w:numPr>
              <w:contextualSpacing/>
            </w:pPr>
            <w:proofErr w:type="spellStart"/>
            <w:r>
              <w:t>lsblk</w:t>
            </w:r>
            <w:proofErr w:type="spellEnd"/>
            <w:r>
              <w:t xml:space="preserve"> --fs </w:t>
            </w:r>
            <w:proofErr w:type="gramStart"/>
            <w:r>
              <w:t>command .</w:t>
            </w:r>
            <w:proofErr w:type="gramEnd"/>
            <w:r>
              <w:t xml:space="preserve"> It should show file-system for</w:t>
            </w:r>
            <w:r>
              <w:t xml:space="preserve">mat next to partition. </w:t>
            </w:r>
          </w:p>
          <w:p w14:paraId="17BD0478" w14:textId="77777777" w:rsidR="00F206DC" w:rsidRDefault="009D2490">
            <w:r>
              <w:t xml:space="preserve">For /grid/* </w:t>
            </w:r>
            <w:proofErr w:type="gramStart"/>
            <w:r>
              <w:t>partitions :</w:t>
            </w:r>
            <w:proofErr w:type="gramEnd"/>
          </w:p>
          <w:p w14:paraId="496134AE" w14:textId="77777777" w:rsidR="00F206DC" w:rsidRDefault="009D2490">
            <w:r>
              <w:t xml:space="preserve">    Do not use Linux Logical Volume Manager (LVM)</w:t>
            </w:r>
          </w:p>
          <w:p w14:paraId="312ECB30" w14:textId="77777777" w:rsidR="00F206DC" w:rsidRDefault="009D2490">
            <w:r>
              <w:t xml:space="preserve">    Use </w:t>
            </w:r>
            <w:proofErr w:type="spellStart"/>
            <w:r>
              <w:t>noatime</w:t>
            </w:r>
            <w:proofErr w:type="spellEnd"/>
            <w:r>
              <w:t xml:space="preserve"> mount option</w:t>
            </w:r>
          </w:p>
        </w:tc>
      </w:tr>
      <w:tr w:rsidR="00F206DC" w14:paraId="429E8F76" w14:textId="77777777">
        <w:trPr>
          <w:trHeight w:val="320"/>
        </w:trPr>
        <w:tc>
          <w:tcPr>
            <w:tcW w:w="9458" w:type="dxa"/>
            <w:gridSpan w:val="4"/>
            <w:shd w:val="clear" w:color="auto" w:fill="9CC2E5"/>
            <w:vAlign w:val="center"/>
          </w:tcPr>
          <w:p w14:paraId="089B231C" w14:textId="77777777" w:rsidR="00F206DC" w:rsidRDefault="00F206DC"/>
        </w:tc>
      </w:tr>
    </w:tbl>
    <w:p w14:paraId="57F274BD" w14:textId="77777777" w:rsidR="00F206DC" w:rsidRDefault="00F206DC"/>
    <w:p w14:paraId="0B754C75" w14:textId="77777777" w:rsidR="00F206DC" w:rsidRDefault="009D2490">
      <w:pPr>
        <w:pStyle w:val="Heading3"/>
        <w:numPr>
          <w:ilvl w:val="2"/>
          <w:numId w:val="9"/>
        </w:numPr>
      </w:pPr>
      <w:bookmarkStart w:id="81" w:name="_1664s55" w:colFirst="0" w:colLast="0"/>
      <w:bookmarkEnd w:id="81"/>
      <w:proofErr w:type="gramStart"/>
      <w:r>
        <w:t>Dev :</w:t>
      </w:r>
      <w:proofErr w:type="gramEnd"/>
      <w:r>
        <w:t xml:space="preserve"> </w:t>
      </w:r>
    </w:p>
    <w:p w14:paraId="2E02D728" w14:textId="77777777" w:rsidR="00F206DC" w:rsidRDefault="009D2490">
      <w:r>
        <w:t xml:space="preserve">Below </w:t>
      </w:r>
      <w:proofErr w:type="gramStart"/>
      <w:r>
        <w:t>is</w:t>
      </w:r>
      <w:proofErr w:type="gramEnd"/>
      <w:r>
        <w:t xml:space="preserve"> the recommended partitions and their corresponding size for virtual setup.  </w:t>
      </w:r>
    </w:p>
    <w:tbl>
      <w:tblPr>
        <w:tblStyle w:val="aa"/>
        <w:tblW w:w="6203" w:type="dxa"/>
        <w:tblInd w:w="10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30"/>
        <w:gridCol w:w="4673"/>
      </w:tblGrid>
      <w:tr w:rsidR="00F206DC" w14:paraId="18911946" w14:textId="77777777">
        <w:trPr>
          <w:trHeight w:val="220"/>
        </w:trPr>
        <w:tc>
          <w:tcPr>
            <w:tcW w:w="1530" w:type="dxa"/>
            <w:shd w:val="clear" w:color="auto" w:fill="FFFF00"/>
          </w:tcPr>
          <w:p w14:paraId="3E04EB47" w14:textId="77777777" w:rsidR="00F206DC" w:rsidRDefault="009D2490">
            <w:pPr>
              <w:rPr>
                <w:highlight w:val="yellow"/>
              </w:rPr>
            </w:pPr>
            <w:r>
              <w:rPr>
                <w:highlight w:val="yellow"/>
              </w:rPr>
              <w:t>Node</w:t>
            </w:r>
          </w:p>
        </w:tc>
        <w:tc>
          <w:tcPr>
            <w:tcW w:w="4673" w:type="dxa"/>
            <w:shd w:val="clear" w:color="auto" w:fill="FFFF00"/>
          </w:tcPr>
          <w:p w14:paraId="5DC2E326" w14:textId="77777777" w:rsidR="00F206DC" w:rsidRDefault="009D2490">
            <w:pPr>
              <w:rPr>
                <w:highlight w:val="yellow"/>
              </w:rPr>
            </w:pPr>
            <w:r>
              <w:rPr>
                <w:highlight w:val="yellow"/>
              </w:rPr>
              <w:t>Count</w:t>
            </w:r>
          </w:p>
        </w:tc>
      </w:tr>
      <w:tr w:rsidR="00F206DC" w14:paraId="6918CE0E" w14:textId="77777777">
        <w:trPr>
          <w:trHeight w:val="240"/>
        </w:trPr>
        <w:tc>
          <w:tcPr>
            <w:tcW w:w="1530" w:type="dxa"/>
            <w:shd w:val="clear" w:color="auto" w:fill="B4C6E7"/>
          </w:tcPr>
          <w:p w14:paraId="11835E8F" w14:textId="77777777" w:rsidR="00F206DC" w:rsidRDefault="009D2490">
            <w:r>
              <w:t>Master Nodes</w:t>
            </w:r>
          </w:p>
        </w:tc>
        <w:tc>
          <w:tcPr>
            <w:tcW w:w="4673" w:type="dxa"/>
            <w:shd w:val="clear" w:color="auto" w:fill="B4C6E7"/>
          </w:tcPr>
          <w:p w14:paraId="77CF5C67" w14:textId="77777777" w:rsidR="00F206DC" w:rsidRDefault="009D2490">
            <w:r>
              <w:t>1</w:t>
            </w:r>
          </w:p>
        </w:tc>
      </w:tr>
      <w:tr w:rsidR="00F206DC" w14:paraId="4EE2DCEF" w14:textId="77777777">
        <w:trPr>
          <w:trHeight w:val="200"/>
        </w:trPr>
        <w:tc>
          <w:tcPr>
            <w:tcW w:w="1530" w:type="dxa"/>
            <w:shd w:val="clear" w:color="auto" w:fill="B4C6E7"/>
          </w:tcPr>
          <w:p w14:paraId="77A5EBFD" w14:textId="77777777" w:rsidR="00F206DC" w:rsidRDefault="009D2490">
            <w:r>
              <w:t>Slave Nodes</w:t>
            </w:r>
          </w:p>
        </w:tc>
        <w:tc>
          <w:tcPr>
            <w:tcW w:w="4673" w:type="dxa"/>
            <w:shd w:val="clear" w:color="auto" w:fill="B4C6E7"/>
          </w:tcPr>
          <w:p w14:paraId="335B413F" w14:textId="77777777" w:rsidR="00F206DC" w:rsidRDefault="009D2490">
            <w:r>
              <w:t>4</w:t>
            </w:r>
          </w:p>
        </w:tc>
      </w:tr>
      <w:tr w:rsidR="00F206DC" w14:paraId="0105F51D" w14:textId="77777777">
        <w:trPr>
          <w:trHeight w:val="380"/>
        </w:trPr>
        <w:tc>
          <w:tcPr>
            <w:tcW w:w="1530" w:type="dxa"/>
            <w:shd w:val="clear" w:color="auto" w:fill="B4C6E7"/>
          </w:tcPr>
          <w:p w14:paraId="7042AEDD" w14:textId="77777777" w:rsidR="00F206DC" w:rsidRDefault="009D2490">
            <w:r>
              <w:t>Edge Node</w:t>
            </w:r>
          </w:p>
        </w:tc>
        <w:tc>
          <w:tcPr>
            <w:tcW w:w="4673" w:type="dxa"/>
            <w:shd w:val="clear" w:color="auto" w:fill="B4C6E7"/>
          </w:tcPr>
          <w:p w14:paraId="493B3FA8" w14:textId="77777777" w:rsidR="00F206DC" w:rsidRDefault="009D2490">
            <w:r>
              <w:t>1</w:t>
            </w:r>
          </w:p>
        </w:tc>
      </w:tr>
    </w:tbl>
    <w:p w14:paraId="5C990E49" w14:textId="77777777" w:rsidR="00F206DC" w:rsidRDefault="00F206DC"/>
    <w:tbl>
      <w:tblPr>
        <w:tblStyle w:val="ab"/>
        <w:tblW w:w="6251" w:type="dxa"/>
        <w:tblLayout w:type="fixed"/>
        <w:tblLook w:val="0400" w:firstRow="0" w:lastRow="0" w:firstColumn="0" w:lastColumn="0" w:noHBand="0" w:noVBand="1"/>
      </w:tblPr>
      <w:tblGrid>
        <w:gridCol w:w="1575"/>
        <w:gridCol w:w="4676"/>
      </w:tblGrid>
      <w:tr w:rsidR="00F206DC" w14:paraId="1F850ED6" w14:textId="77777777">
        <w:trPr>
          <w:trHeight w:val="260"/>
        </w:trPr>
        <w:tc>
          <w:tcPr>
            <w:tcW w:w="6251"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76C5DB90"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 xml:space="preserve">Master </w:t>
            </w:r>
            <w:proofErr w:type="gramStart"/>
            <w:r>
              <w:rPr>
                <w:rFonts w:ascii="Hp simplified" w:eastAsia="Hp simplified" w:hAnsi="Hp simplified" w:cs="Hp simplified"/>
                <w:b/>
                <w:sz w:val="22"/>
                <w:szCs w:val="22"/>
              </w:rPr>
              <w:t>Node :</w:t>
            </w:r>
            <w:proofErr w:type="gramEnd"/>
            <w:r>
              <w:rPr>
                <w:rFonts w:ascii="Hp simplified" w:eastAsia="Hp simplified" w:hAnsi="Hp simplified" w:cs="Hp simplified"/>
                <w:b/>
                <w:sz w:val="22"/>
                <w:szCs w:val="22"/>
              </w:rPr>
              <w:t xml:space="preserve"> File-System Sizes</w:t>
            </w:r>
          </w:p>
        </w:tc>
      </w:tr>
      <w:tr w:rsidR="00F206DC" w14:paraId="4D51FF1B" w14:textId="77777777">
        <w:trPr>
          <w:trHeight w:val="24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4E96F465"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 xml:space="preserve"> Mount Point</w:t>
            </w:r>
          </w:p>
        </w:tc>
        <w:tc>
          <w:tcPr>
            <w:tcW w:w="4676"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102A9991"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2649D86A"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DB487D2"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1CB7B6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50</w:t>
            </w:r>
          </w:p>
        </w:tc>
      </w:tr>
      <w:tr w:rsidR="00F206DC" w14:paraId="78D452A4"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7A0024C2"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28F26E7"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4547550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4735EFC"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90F915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47FDAD08"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C95BDA4"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7991D15"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2365F2C9"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69E3F63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/grid/0</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696A059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20C36A40"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191FDCF1" w14:textId="77777777" w:rsidR="00F206DC" w:rsidRDefault="00F206DC">
            <w:pPr>
              <w:jc w:val="center"/>
              <w:rPr>
                <w:rFonts w:ascii="Hp simplified" w:eastAsia="Hp simplified" w:hAnsi="Hp simplified" w:cs="Hp simplified"/>
                <w:color w:val="FF0000"/>
                <w:sz w:val="22"/>
                <w:szCs w:val="22"/>
              </w:rPr>
            </w:pP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766BCDCF" w14:textId="77777777" w:rsidR="00F206DC" w:rsidRDefault="00F206DC"/>
        </w:tc>
      </w:tr>
      <w:tr w:rsidR="00F206DC" w14:paraId="1D00B8DA"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3CFCA0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lastRenderedPageBreak/>
              <w:t>RAM</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58651E6"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48</w:t>
            </w:r>
          </w:p>
        </w:tc>
      </w:tr>
      <w:tr w:rsidR="00F206DC" w14:paraId="311FAC92" w14:textId="77777777">
        <w:trPr>
          <w:trHeight w:val="22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3FC043E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V-CORES</w:t>
            </w:r>
          </w:p>
        </w:tc>
        <w:tc>
          <w:tcPr>
            <w:tcW w:w="4676"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DFAFF44"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6</w:t>
            </w:r>
          </w:p>
        </w:tc>
      </w:tr>
    </w:tbl>
    <w:p w14:paraId="272C20DA" w14:textId="77777777" w:rsidR="00F206DC" w:rsidRDefault="00F206DC"/>
    <w:tbl>
      <w:tblPr>
        <w:tblStyle w:val="ac"/>
        <w:tblW w:w="6264" w:type="dxa"/>
        <w:tblLayout w:type="fixed"/>
        <w:tblLook w:val="0400" w:firstRow="0" w:lastRow="0" w:firstColumn="0" w:lastColumn="0" w:noHBand="0" w:noVBand="1"/>
      </w:tblPr>
      <w:tblGrid>
        <w:gridCol w:w="1575"/>
        <w:gridCol w:w="4689"/>
      </w:tblGrid>
      <w:tr w:rsidR="00F206DC" w14:paraId="6E1124AD" w14:textId="77777777">
        <w:trPr>
          <w:trHeight w:val="260"/>
        </w:trPr>
        <w:tc>
          <w:tcPr>
            <w:tcW w:w="6264"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62F50D6E"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 xml:space="preserve">Slave </w:t>
            </w:r>
            <w:proofErr w:type="gramStart"/>
            <w:r>
              <w:rPr>
                <w:rFonts w:ascii="Hp simplified" w:eastAsia="Hp simplified" w:hAnsi="Hp simplified" w:cs="Hp simplified"/>
                <w:b/>
                <w:sz w:val="22"/>
                <w:szCs w:val="22"/>
              </w:rPr>
              <w:t>Node :</w:t>
            </w:r>
            <w:proofErr w:type="gramEnd"/>
            <w:r>
              <w:rPr>
                <w:rFonts w:ascii="Hp simplified" w:eastAsia="Hp simplified" w:hAnsi="Hp simplified" w:cs="Hp simplified"/>
                <w:b/>
                <w:sz w:val="22"/>
                <w:szCs w:val="22"/>
              </w:rPr>
              <w:t xml:space="preserve"> File-System Sizes</w:t>
            </w:r>
          </w:p>
        </w:tc>
      </w:tr>
      <w:tr w:rsidR="00F206DC" w14:paraId="621AE88D" w14:textId="77777777">
        <w:trPr>
          <w:trHeight w:val="24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22B8FA62"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Mount Point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2D6A4D0E"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44F1E61B"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3D585A97" w14:textId="77777777" w:rsidR="00F206DC" w:rsidRDefault="009D2490">
            <w:pPr>
              <w:rPr>
                <w:rFonts w:ascii="Hp simplified" w:eastAsia="Hp simplified" w:hAnsi="Hp simplified" w:cs="Hp simplified"/>
                <w:b/>
                <w:sz w:val="22"/>
                <w:szCs w:val="22"/>
              </w:rPr>
            </w:pPr>
            <w:r>
              <w:rPr>
                <w:rFonts w:ascii="Hp simplified" w:eastAsia="Hp simplified" w:hAnsi="Hp simplified" w:cs="Hp simplified"/>
                <w:b/>
                <w:sz w:val="22"/>
                <w:szCs w:val="22"/>
              </w:rPr>
              <w:t>/</w:t>
            </w:r>
          </w:p>
        </w:tc>
        <w:tc>
          <w:tcPr>
            <w:tcW w:w="4689"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019825E1"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50</w:t>
            </w:r>
          </w:p>
        </w:tc>
      </w:tr>
      <w:tr w:rsidR="00F206DC" w14:paraId="6D57A7A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F156A96"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3A6B417"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150</w:t>
            </w:r>
          </w:p>
        </w:tc>
      </w:tr>
      <w:tr w:rsidR="00F206DC" w14:paraId="13C5057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6C78E94"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40B5A699"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150</w:t>
            </w:r>
          </w:p>
        </w:tc>
      </w:tr>
      <w:tr w:rsidR="00F206DC" w14:paraId="2B484B8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86F5D75"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3360FFF6"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0451FEE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0F860E47"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/grid/0</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24DE6EE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4 TB</w:t>
            </w:r>
          </w:p>
        </w:tc>
      </w:tr>
      <w:tr w:rsidR="00F206DC" w14:paraId="0CD4C927"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58AC62A5" w14:textId="77777777" w:rsidR="00F206DC" w:rsidRDefault="00F206DC">
            <w:pPr>
              <w:jc w:val="center"/>
              <w:rPr>
                <w:rFonts w:ascii="Hp simplified" w:eastAsia="Hp simplified" w:hAnsi="Hp simplified" w:cs="Hp simplified"/>
                <w:color w:val="FF0000"/>
                <w:sz w:val="22"/>
                <w:szCs w:val="22"/>
              </w:rPr>
            </w:pP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68512A68" w14:textId="77777777" w:rsidR="00F206DC" w:rsidRDefault="00F206DC"/>
        </w:tc>
      </w:tr>
      <w:tr w:rsidR="00F206DC" w14:paraId="26C04B60"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A3589D3"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RAM</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2F54762"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32</w:t>
            </w:r>
          </w:p>
        </w:tc>
      </w:tr>
      <w:tr w:rsidR="00F206DC" w14:paraId="2FF84146" w14:textId="77777777">
        <w:trPr>
          <w:trHeight w:val="24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3A18745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V-CORES</w:t>
            </w:r>
          </w:p>
        </w:tc>
        <w:tc>
          <w:tcPr>
            <w:tcW w:w="4689"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73539D3"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6</w:t>
            </w:r>
          </w:p>
        </w:tc>
      </w:tr>
    </w:tbl>
    <w:p w14:paraId="61ECEA4D" w14:textId="77777777" w:rsidR="00F206DC" w:rsidRDefault="00F206DC"/>
    <w:tbl>
      <w:tblPr>
        <w:tblStyle w:val="ad"/>
        <w:tblW w:w="6278" w:type="dxa"/>
        <w:tblLayout w:type="fixed"/>
        <w:tblLook w:val="0400" w:firstRow="0" w:lastRow="0" w:firstColumn="0" w:lastColumn="0" w:noHBand="0" w:noVBand="1"/>
      </w:tblPr>
      <w:tblGrid>
        <w:gridCol w:w="1575"/>
        <w:gridCol w:w="4703"/>
      </w:tblGrid>
      <w:tr w:rsidR="00F206DC" w14:paraId="771D4497" w14:textId="77777777">
        <w:trPr>
          <w:trHeight w:val="260"/>
        </w:trPr>
        <w:tc>
          <w:tcPr>
            <w:tcW w:w="6278" w:type="dxa"/>
            <w:gridSpan w:val="2"/>
            <w:tcBorders>
              <w:top w:val="single" w:sz="12" w:space="0" w:color="000000"/>
              <w:left w:val="single" w:sz="12" w:space="0" w:color="000000"/>
              <w:bottom w:val="single" w:sz="12" w:space="0" w:color="000000"/>
              <w:right w:val="single" w:sz="6" w:space="0" w:color="CCCCCC"/>
            </w:tcBorders>
            <w:shd w:val="clear" w:color="auto" w:fill="FFFF00"/>
            <w:tcMar>
              <w:top w:w="0" w:type="dxa"/>
              <w:left w:w="45" w:type="dxa"/>
              <w:bottom w:w="0" w:type="dxa"/>
              <w:right w:w="45" w:type="dxa"/>
            </w:tcMar>
            <w:vAlign w:val="center"/>
          </w:tcPr>
          <w:p w14:paraId="58E57DF0"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 xml:space="preserve">Edge </w:t>
            </w:r>
            <w:proofErr w:type="gramStart"/>
            <w:r>
              <w:rPr>
                <w:rFonts w:ascii="Hp simplified" w:eastAsia="Hp simplified" w:hAnsi="Hp simplified" w:cs="Hp simplified"/>
                <w:b/>
                <w:sz w:val="22"/>
                <w:szCs w:val="22"/>
              </w:rPr>
              <w:t>Node :</w:t>
            </w:r>
            <w:proofErr w:type="gramEnd"/>
            <w:r>
              <w:rPr>
                <w:rFonts w:ascii="Hp simplified" w:eastAsia="Hp simplified" w:hAnsi="Hp simplified" w:cs="Hp simplified"/>
                <w:b/>
                <w:sz w:val="22"/>
                <w:szCs w:val="22"/>
              </w:rPr>
              <w:t xml:space="preserve"> File-System Sizes</w:t>
            </w:r>
          </w:p>
        </w:tc>
      </w:tr>
      <w:tr w:rsidR="00F206DC" w14:paraId="77E4E232" w14:textId="77777777">
        <w:trPr>
          <w:trHeight w:val="260"/>
        </w:trPr>
        <w:tc>
          <w:tcPr>
            <w:tcW w:w="1575" w:type="dxa"/>
            <w:tcBorders>
              <w:top w:val="single" w:sz="6" w:space="0" w:color="CCCCCC"/>
              <w:left w:val="single" w:sz="12"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38DD3DFB"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Mount Point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1A9F9A08"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Size(GB)</w:t>
            </w:r>
          </w:p>
        </w:tc>
      </w:tr>
      <w:tr w:rsidR="00F206DC" w14:paraId="1787EFF3"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CC2E5"/>
            <w:tcMar>
              <w:top w:w="0" w:type="dxa"/>
              <w:left w:w="45" w:type="dxa"/>
              <w:bottom w:w="0" w:type="dxa"/>
              <w:right w:w="45" w:type="dxa"/>
            </w:tcMar>
            <w:vAlign w:val="center"/>
          </w:tcPr>
          <w:p w14:paraId="22C68855" w14:textId="77777777" w:rsidR="00F206DC" w:rsidRDefault="009D2490">
            <w:pPr>
              <w:rPr>
                <w:rFonts w:ascii="Hp simplified" w:eastAsia="Hp simplified" w:hAnsi="Hp simplified" w:cs="Hp simplified"/>
                <w:b/>
                <w:sz w:val="22"/>
                <w:szCs w:val="22"/>
              </w:rPr>
            </w:pPr>
            <w:r>
              <w:rPr>
                <w:rFonts w:ascii="Hp simplified" w:eastAsia="Hp simplified" w:hAnsi="Hp simplified" w:cs="Hp simplified"/>
                <w:b/>
                <w:sz w:val="22"/>
                <w:szCs w:val="22"/>
              </w:rPr>
              <w:t>/</w:t>
            </w:r>
          </w:p>
        </w:tc>
        <w:tc>
          <w:tcPr>
            <w:tcW w:w="4703" w:type="dxa"/>
            <w:tcBorders>
              <w:top w:val="single" w:sz="6" w:space="0" w:color="CCCCCC"/>
              <w:left w:val="single" w:sz="6" w:space="0" w:color="CCCCCC"/>
              <w:bottom w:val="single" w:sz="6" w:space="0" w:color="000000"/>
              <w:right w:val="single" w:sz="6" w:space="0" w:color="000000"/>
            </w:tcBorders>
            <w:shd w:val="clear" w:color="auto" w:fill="9CC2E5"/>
            <w:tcMar>
              <w:top w:w="0" w:type="dxa"/>
              <w:left w:w="45" w:type="dxa"/>
              <w:bottom w:w="0" w:type="dxa"/>
              <w:right w:w="45" w:type="dxa"/>
            </w:tcMar>
            <w:vAlign w:val="center"/>
          </w:tcPr>
          <w:p w14:paraId="3568FB92" w14:textId="77777777" w:rsidR="00F206DC" w:rsidRDefault="009D2490">
            <w:pPr>
              <w:jc w:val="center"/>
              <w:rPr>
                <w:rFonts w:ascii="Hp simplified" w:eastAsia="Hp simplified" w:hAnsi="Hp simplified" w:cs="Hp simplified"/>
                <w:b/>
                <w:sz w:val="22"/>
                <w:szCs w:val="22"/>
              </w:rPr>
            </w:pPr>
            <w:r>
              <w:rPr>
                <w:rFonts w:ascii="Hp simplified" w:eastAsia="Hp simplified" w:hAnsi="Hp simplified" w:cs="Hp simplified"/>
                <w:b/>
                <w:sz w:val="22"/>
                <w:szCs w:val="22"/>
              </w:rPr>
              <w:t>50</w:t>
            </w:r>
          </w:p>
        </w:tc>
      </w:tr>
      <w:tr w:rsidR="00F206DC" w14:paraId="5624F56B"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50D03EF"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/opt</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6F5CCCAD"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13DBE59F"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62E7EB5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var</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763CC198"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1 TB</w:t>
            </w:r>
          </w:p>
        </w:tc>
      </w:tr>
      <w:tr w:rsidR="00F206DC" w14:paraId="7BFC7EFE"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7604D2E9"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w:t>
            </w:r>
            <w:proofErr w:type="spellStart"/>
            <w:r>
              <w:rPr>
                <w:rFonts w:ascii="Hp simplified" w:eastAsia="Hp simplified" w:hAnsi="Hp simplified" w:cs="Hp simplified"/>
                <w:sz w:val="22"/>
                <w:szCs w:val="22"/>
              </w:rPr>
              <w:t>tmp</w:t>
            </w:r>
            <w:proofErr w:type="spellEnd"/>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321C1FC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200</w:t>
            </w:r>
          </w:p>
        </w:tc>
      </w:tr>
      <w:tr w:rsidR="00F206DC" w14:paraId="0250BC52"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20A0C4B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/Landing</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52A796CB"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2 TB</w:t>
            </w:r>
          </w:p>
        </w:tc>
      </w:tr>
      <w:tr w:rsidR="00F206DC" w14:paraId="7745F0F0"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bottom"/>
          </w:tcPr>
          <w:p w14:paraId="6E554FB5" w14:textId="77777777" w:rsidR="00F206DC" w:rsidRDefault="00F206DC">
            <w:pPr>
              <w:jc w:val="center"/>
              <w:rPr>
                <w:rFonts w:ascii="Hp simplified" w:eastAsia="Hp simplified" w:hAnsi="Hp simplified" w:cs="Hp simplified"/>
                <w:color w:val="FF0000"/>
                <w:sz w:val="22"/>
                <w:szCs w:val="22"/>
              </w:rPr>
            </w:pP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bottom"/>
          </w:tcPr>
          <w:p w14:paraId="59DFBC41" w14:textId="77777777" w:rsidR="00F206DC" w:rsidRDefault="00F206DC"/>
        </w:tc>
      </w:tr>
      <w:tr w:rsidR="00F206DC" w14:paraId="7E87711A"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51391388"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RAM</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15AF3B6D"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56</w:t>
            </w:r>
          </w:p>
        </w:tc>
      </w:tr>
      <w:tr w:rsidR="00F206DC" w14:paraId="4D9428FC" w14:textId="77777777">
        <w:trPr>
          <w:trHeight w:val="260"/>
        </w:trPr>
        <w:tc>
          <w:tcPr>
            <w:tcW w:w="1575" w:type="dxa"/>
            <w:tcBorders>
              <w:top w:val="single" w:sz="6" w:space="0" w:color="CCCCCC"/>
              <w:left w:val="single" w:sz="6" w:space="0" w:color="000000"/>
              <w:bottom w:val="single" w:sz="6" w:space="0" w:color="000000"/>
              <w:right w:val="single" w:sz="6" w:space="0" w:color="000000"/>
            </w:tcBorders>
            <w:shd w:val="clear" w:color="auto" w:fill="9DC3E6"/>
            <w:tcMar>
              <w:top w:w="0" w:type="dxa"/>
              <w:left w:w="45" w:type="dxa"/>
              <w:bottom w:w="0" w:type="dxa"/>
              <w:right w:w="45" w:type="dxa"/>
            </w:tcMar>
            <w:vAlign w:val="center"/>
          </w:tcPr>
          <w:p w14:paraId="2D0AEE9A" w14:textId="77777777" w:rsidR="00F206DC" w:rsidRDefault="009D2490">
            <w:pPr>
              <w:rPr>
                <w:rFonts w:ascii="Hp simplified" w:eastAsia="Hp simplified" w:hAnsi="Hp simplified" w:cs="Hp simplified"/>
                <w:sz w:val="22"/>
                <w:szCs w:val="22"/>
              </w:rPr>
            </w:pPr>
            <w:r>
              <w:rPr>
                <w:rFonts w:ascii="Hp simplified" w:eastAsia="Hp simplified" w:hAnsi="Hp simplified" w:cs="Hp simplified"/>
                <w:sz w:val="22"/>
                <w:szCs w:val="22"/>
              </w:rPr>
              <w:t>V-CORE</w:t>
            </w:r>
          </w:p>
        </w:tc>
        <w:tc>
          <w:tcPr>
            <w:tcW w:w="4703" w:type="dxa"/>
            <w:tcBorders>
              <w:top w:val="single" w:sz="6" w:space="0" w:color="CCCCCC"/>
              <w:left w:val="single" w:sz="6" w:space="0" w:color="CCCCCC"/>
              <w:bottom w:val="single" w:sz="6" w:space="0" w:color="000000"/>
              <w:right w:val="single" w:sz="6" w:space="0" w:color="000000"/>
            </w:tcBorders>
            <w:shd w:val="clear" w:color="auto" w:fill="9DC3E6"/>
            <w:tcMar>
              <w:top w:w="0" w:type="dxa"/>
              <w:left w:w="45" w:type="dxa"/>
              <w:bottom w:w="0" w:type="dxa"/>
              <w:right w:w="45" w:type="dxa"/>
            </w:tcMar>
            <w:vAlign w:val="center"/>
          </w:tcPr>
          <w:p w14:paraId="1770630A" w14:textId="77777777" w:rsidR="00F206DC" w:rsidRDefault="009D2490">
            <w:pPr>
              <w:jc w:val="center"/>
              <w:rPr>
                <w:rFonts w:ascii="Hp simplified" w:eastAsia="Hp simplified" w:hAnsi="Hp simplified" w:cs="Hp simplified"/>
                <w:color w:val="FF0000"/>
                <w:sz w:val="22"/>
                <w:szCs w:val="22"/>
              </w:rPr>
            </w:pPr>
            <w:r>
              <w:rPr>
                <w:rFonts w:ascii="Hp simplified" w:eastAsia="Hp simplified" w:hAnsi="Hp simplified" w:cs="Hp simplified"/>
                <w:color w:val="FF0000"/>
                <w:sz w:val="22"/>
                <w:szCs w:val="22"/>
              </w:rPr>
              <w:t>8</w:t>
            </w:r>
          </w:p>
        </w:tc>
      </w:tr>
    </w:tbl>
    <w:p w14:paraId="47F527C9" w14:textId="77777777" w:rsidR="00F206DC" w:rsidRDefault="009D2490">
      <w:r>
        <w:br w:type="page"/>
      </w:r>
    </w:p>
    <w:p w14:paraId="23041480" w14:textId="77777777" w:rsidR="00F206DC" w:rsidRDefault="009D2490">
      <w:pPr>
        <w:pStyle w:val="Heading2"/>
        <w:numPr>
          <w:ilvl w:val="1"/>
          <w:numId w:val="9"/>
        </w:numPr>
      </w:pPr>
      <w:bookmarkStart w:id="82" w:name="_3q5sasy" w:colFirst="0" w:colLast="0"/>
      <w:bookmarkEnd w:id="82"/>
      <w:r>
        <w:lastRenderedPageBreak/>
        <w:t xml:space="preserve">High </w:t>
      </w:r>
      <w:proofErr w:type="gramStart"/>
      <w:r>
        <w:t>Availability :</w:t>
      </w:r>
      <w:proofErr w:type="gramEnd"/>
      <w:r>
        <w:t xml:space="preserve"> </w:t>
      </w:r>
    </w:p>
    <w:p w14:paraId="6E933B1A" w14:textId="77777777" w:rsidR="00F206DC" w:rsidRDefault="009D2490">
      <w:r>
        <w:t xml:space="preserve">Present deployment does not required deployment of a highly available </w:t>
      </w:r>
      <w:proofErr w:type="gramStart"/>
      <w:r>
        <w:t>cluster .</w:t>
      </w:r>
      <w:proofErr w:type="gramEnd"/>
      <w:r>
        <w:t xml:space="preserve"> As the platform matures need for HA will </w:t>
      </w:r>
      <w:proofErr w:type="gramStart"/>
      <w:r>
        <w:t>arise .</w:t>
      </w:r>
      <w:proofErr w:type="gramEnd"/>
    </w:p>
    <w:p w14:paraId="214F5506" w14:textId="77777777" w:rsidR="00F206DC" w:rsidRDefault="009D2490">
      <w:r>
        <w:t xml:space="preserve">To enable HA one more master node needs to be deployed and to have better fault tolerance all the servers Master &amp; Slave nodes </w:t>
      </w:r>
      <w:r>
        <w:t xml:space="preserve">need to be balanced across 3 Racks </w:t>
      </w:r>
      <w:proofErr w:type="gramStart"/>
      <w:r>
        <w:t>( Each</w:t>
      </w:r>
      <w:proofErr w:type="gramEnd"/>
      <w:r>
        <w:t xml:space="preserve"> rack hosting 1 Master node) .</w:t>
      </w:r>
    </w:p>
    <w:p w14:paraId="7B7D9554" w14:textId="77777777" w:rsidR="00F206DC" w:rsidRDefault="009D2490">
      <w:r>
        <w:t xml:space="preserve">Software </w:t>
      </w:r>
      <w:proofErr w:type="gramStart"/>
      <w:r>
        <w:t>Configuration :</w:t>
      </w:r>
      <w:proofErr w:type="gramEnd"/>
      <w:r>
        <w:t xml:space="preserve"> Below are few components that can be configured for HA, below list is not exhaustive , other components can be made HA and can be discussed when HA is pursued </w:t>
      </w:r>
      <w:r>
        <w:t xml:space="preserve">. </w:t>
      </w:r>
    </w:p>
    <w:p w14:paraId="1BD6A2AA" w14:textId="77777777" w:rsidR="00F206DC" w:rsidRDefault="009D2490">
      <w:pPr>
        <w:numPr>
          <w:ilvl w:val="0"/>
          <w:numId w:val="2"/>
        </w:numPr>
        <w:contextualSpacing/>
      </w:pPr>
      <w:r>
        <w:t>HDFS</w:t>
      </w:r>
    </w:p>
    <w:p w14:paraId="142B2402" w14:textId="77777777" w:rsidR="00F206DC" w:rsidRDefault="009D2490">
      <w:pPr>
        <w:numPr>
          <w:ilvl w:val="0"/>
          <w:numId w:val="2"/>
        </w:numPr>
        <w:contextualSpacing/>
      </w:pPr>
      <w:r>
        <w:t>YARN(MRv2)</w:t>
      </w:r>
    </w:p>
    <w:p w14:paraId="561128CE" w14:textId="77777777" w:rsidR="00F206DC" w:rsidRDefault="009D2490">
      <w:pPr>
        <w:numPr>
          <w:ilvl w:val="0"/>
          <w:numId w:val="2"/>
        </w:numPr>
        <w:contextualSpacing/>
      </w:pPr>
      <w:r>
        <w:t xml:space="preserve">Hiveserver2 </w:t>
      </w:r>
    </w:p>
    <w:p w14:paraId="6B575CFF" w14:textId="77777777" w:rsidR="00F206DC" w:rsidRDefault="009D2490">
      <w:pPr>
        <w:pStyle w:val="Heading2"/>
        <w:numPr>
          <w:ilvl w:val="1"/>
          <w:numId w:val="9"/>
        </w:numPr>
      </w:pPr>
      <w:bookmarkStart w:id="83" w:name="_25b2l0r" w:colFirst="0" w:colLast="0"/>
      <w:bookmarkEnd w:id="83"/>
      <w:r>
        <w:t xml:space="preserve">Software </w:t>
      </w:r>
      <w:proofErr w:type="gramStart"/>
      <w:r>
        <w:t>Packages :</w:t>
      </w:r>
      <w:proofErr w:type="gramEnd"/>
    </w:p>
    <w:p w14:paraId="11978DA3" w14:textId="77777777" w:rsidR="00F206DC" w:rsidRDefault="009D2490">
      <w:r>
        <w:t xml:space="preserve">Below is the recommended OS version and packages that can be deployed on the </w:t>
      </w:r>
      <w:proofErr w:type="gramStart"/>
      <w:r>
        <w:t>servers :</w:t>
      </w:r>
      <w:proofErr w:type="gramEnd"/>
    </w:p>
    <w:p w14:paraId="7E216860" w14:textId="77777777" w:rsidR="00F206DC" w:rsidRDefault="009D2490">
      <w:pPr>
        <w:numPr>
          <w:ilvl w:val="0"/>
          <w:numId w:val="4"/>
        </w:numPr>
        <w:contextualSpacing/>
      </w:pPr>
      <w:r>
        <w:t>Need CentOS 6.7 on all servers</w:t>
      </w:r>
    </w:p>
    <w:p w14:paraId="62AE139F" w14:textId="77777777" w:rsidR="00F206DC" w:rsidRDefault="009D2490">
      <w:pPr>
        <w:numPr>
          <w:ilvl w:val="0"/>
          <w:numId w:val="4"/>
        </w:numPr>
        <w:tabs>
          <w:tab w:val="left" w:pos="4976"/>
        </w:tabs>
        <w:contextualSpacing/>
      </w:pPr>
      <w:r>
        <w:t xml:space="preserve">Need </w:t>
      </w:r>
      <w:r>
        <w:rPr>
          <w:rFonts w:ascii="Helvetica Neue" w:eastAsia="Helvetica Neue" w:hAnsi="Helvetica Neue" w:cs="Helvetica Neue"/>
        </w:rPr>
        <w:t xml:space="preserve">“Desktop” package group on </w:t>
      </w:r>
      <w:r>
        <w:t>Edge Node</w:t>
      </w:r>
      <w:r>
        <w:tab/>
      </w:r>
    </w:p>
    <w:p w14:paraId="4B33B891" w14:textId="77777777" w:rsidR="00F206DC" w:rsidRDefault="009D2490">
      <w:pPr>
        <w:numPr>
          <w:ilvl w:val="0"/>
          <w:numId w:val="4"/>
        </w:numPr>
        <w:contextualSpacing/>
      </w:pPr>
      <w:r>
        <w:t xml:space="preserve">Need </w:t>
      </w:r>
      <w:r>
        <w:rPr>
          <w:rFonts w:ascii="Helvetica Neue" w:eastAsia="Helvetica Neue" w:hAnsi="Helvetica Neue" w:cs="Helvetica Neue"/>
        </w:rPr>
        <w:t>“Basic Server” package group on all ot</w:t>
      </w:r>
      <w:r>
        <w:rPr>
          <w:rFonts w:ascii="Helvetica Neue" w:eastAsia="Helvetica Neue" w:hAnsi="Helvetica Neue" w:cs="Helvetica Neue"/>
        </w:rPr>
        <w:t xml:space="preserve">her </w:t>
      </w:r>
      <w:r>
        <w:t>nodes</w:t>
      </w:r>
    </w:p>
    <w:p w14:paraId="1A3C6B8B" w14:textId="77777777" w:rsidR="00F206DC" w:rsidRDefault="00F206DC"/>
    <w:p w14:paraId="1AF6774F" w14:textId="77777777" w:rsidR="00F206DC" w:rsidRDefault="009D2490">
      <w:r>
        <w:t xml:space="preserve">Download link for reference </w:t>
      </w:r>
      <w:proofErr w:type="gramStart"/>
      <w:r>
        <w:t>( any</w:t>
      </w:r>
      <w:proofErr w:type="gramEnd"/>
      <w:r>
        <w:t xml:space="preserve"> mirror hosting CentOS 6.7 will work as well )</w:t>
      </w:r>
    </w:p>
    <w:p w14:paraId="7C4BD3EF" w14:textId="77777777" w:rsidR="00F206DC" w:rsidRDefault="009D2490">
      <w:hyperlink r:id="rId16">
        <w:r>
          <w:rPr>
            <w:color w:val="0563C1"/>
            <w:u w:val="single"/>
          </w:rPr>
          <w:t>http://archive.kernel.org/centos-vault/6.7/isos/x86_64/CentOS-6.7-x86_64-bin-DVD1.iso</w:t>
        </w:r>
      </w:hyperlink>
    </w:p>
    <w:p w14:paraId="040E678C" w14:textId="77777777" w:rsidR="00F206DC" w:rsidRDefault="009D2490">
      <w:r>
        <w:br w:type="page"/>
      </w:r>
    </w:p>
    <w:p w14:paraId="37A712BE" w14:textId="77777777" w:rsidR="00F206DC" w:rsidRDefault="009D2490">
      <w:pPr>
        <w:pStyle w:val="Heading1"/>
        <w:numPr>
          <w:ilvl w:val="0"/>
          <w:numId w:val="9"/>
        </w:numPr>
      </w:pPr>
      <w:bookmarkStart w:id="84" w:name="_kgcv8k" w:colFirst="0" w:colLast="0"/>
      <w:bookmarkEnd w:id="84"/>
      <w:r>
        <w:lastRenderedPageBreak/>
        <w:t>Checklist</w:t>
      </w:r>
    </w:p>
    <w:p w14:paraId="1F86D54C" w14:textId="77777777" w:rsidR="00F206DC" w:rsidRDefault="009D2490">
      <w:r>
        <w:t xml:space="preserve">Below are the expected set of tasks/items to be completed by </w:t>
      </w:r>
      <w:proofErr w:type="spellStart"/>
      <w:r>
        <w:t>Millicom</w:t>
      </w:r>
      <w:proofErr w:type="spellEnd"/>
      <w:r>
        <w:t xml:space="preserve">-IT/Huawei before CDH installation. </w:t>
      </w:r>
    </w:p>
    <w:p w14:paraId="12B18906" w14:textId="77777777" w:rsidR="00F206DC" w:rsidRDefault="009D2490">
      <w:pPr>
        <w:numPr>
          <w:ilvl w:val="0"/>
          <w:numId w:val="7"/>
        </w:numPr>
        <w:contextualSpacing/>
      </w:pPr>
      <w:r>
        <w:t xml:space="preserve">CentOS 6.9 is installed </w:t>
      </w:r>
    </w:p>
    <w:p w14:paraId="3FE25870" w14:textId="77777777" w:rsidR="00F206DC" w:rsidRDefault="009D2490">
      <w:pPr>
        <w:numPr>
          <w:ilvl w:val="0"/>
          <w:numId w:val="7"/>
        </w:numPr>
        <w:contextualSpacing/>
      </w:pPr>
      <w:r>
        <w:t>Disk formatted and partitio</w:t>
      </w:r>
      <w:r>
        <w:t xml:space="preserve">ned per recommendations per </w:t>
      </w:r>
      <w:proofErr w:type="spellStart"/>
      <w:r>
        <w:t>Apendix</w:t>
      </w:r>
      <w:proofErr w:type="spellEnd"/>
      <w:r>
        <w:t xml:space="preserve"> (Section 10.1 </w:t>
      </w:r>
      <w:proofErr w:type="spellStart"/>
      <w:r>
        <w:rPr>
          <w:sz w:val="22"/>
          <w:szCs w:val="22"/>
        </w:rPr>
        <w:t>FileSystem</w:t>
      </w:r>
      <w:proofErr w:type="spellEnd"/>
      <w:r>
        <w:rPr>
          <w:sz w:val="22"/>
          <w:szCs w:val="22"/>
        </w:rPr>
        <w:t xml:space="preserve"> &amp; Partition Recommendation</w:t>
      </w:r>
      <w:r>
        <w:t>)</w:t>
      </w:r>
    </w:p>
    <w:p w14:paraId="69678F6F" w14:textId="77777777" w:rsidR="00F206DC" w:rsidRDefault="009D2490">
      <w:pPr>
        <w:numPr>
          <w:ilvl w:val="1"/>
          <w:numId w:val="7"/>
        </w:numPr>
        <w:contextualSpacing/>
      </w:pPr>
      <w:r>
        <w:t xml:space="preserve">For Slave/Data </w:t>
      </w:r>
      <w:proofErr w:type="gramStart"/>
      <w:r>
        <w:t>Nodes ,</w:t>
      </w:r>
      <w:proofErr w:type="gramEnd"/>
      <w:r>
        <w:t xml:space="preserve"> /grid/* partitions are mounted using </w:t>
      </w:r>
      <w:r>
        <w:rPr>
          <w:rFonts w:ascii="Helvetica Neue" w:eastAsia="Helvetica Neue" w:hAnsi="Helvetica Neue" w:cs="Helvetica Neue"/>
        </w:rPr>
        <w:t>“</w:t>
      </w:r>
      <w:proofErr w:type="spellStart"/>
      <w:r>
        <w:rPr>
          <w:rFonts w:ascii="Helvetica Neue" w:eastAsia="Helvetica Neue" w:hAnsi="Helvetica Neue" w:cs="Helvetica Neue"/>
        </w:rPr>
        <w:t>noatime</w:t>
      </w:r>
      <w:proofErr w:type="spellEnd"/>
      <w:r>
        <w:rPr>
          <w:rFonts w:ascii="Helvetica Neue" w:eastAsia="Helvetica Neue" w:hAnsi="Helvetica Neue" w:cs="Helvetica Neue"/>
        </w:rPr>
        <w:t xml:space="preserve">” mount </w:t>
      </w:r>
    </w:p>
    <w:p w14:paraId="44F691DB" w14:textId="77777777" w:rsidR="00F206DC" w:rsidRDefault="009D2490">
      <w:pPr>
        <w:numPr>
          <w:ilvl w:val="0"/>
          <w:numId w:val="7"/>
        </w:numPr>
        <w:contextualSpacing/>
      </w:pPr>
      <w:r>
        <w:t xml:space="preserve">After OS installation is </w:t>
      </w:r>
      <w:proofErr w:type="gramStart"/>
      <w:r>
        <w:t>complete :</w:t>
      </w:r>
      <w:proofErr w:type="gramEnd"/>
    </w:p>
    <w:p w14:paraId="4246540D" w14:textId="77777777" w:rsidR="00F206DC" w:rsidRDefault="009D2490">
      <w:pPr>
        <w:numPr>
          <w:ilvl w:val="1"/>
          <w:numId w:val="7"/>
        </w:numPr>
        <w:contextualSpacing/>
      </w:pPr>
      <w:r>
        <w:t xml:space="preserve">Set </w:t>
      </w:r>
      <w:proofErr w:type="spellStart"/>
      <w:r>
        <w:t>Swappiness</w:t>
      </w:r>
      <w:proofErr w:type="spellEnd"/>
      <w:r>
        <w:t xml:space="preserve"> to 1 </w:t>
      </w:r>
    </w:p>
    <w:p w14:paraId="1F135A3B" w14:textId="77777777" w:rsidR="00F206DC" w:rsidRDefault="009D2490">
      <w:pPr>
        <w:numPr>
          <w:ilvl w:val="1"/>
          <w:numId w:val="7"/>
        </w:numPr>
        <w:contextualSpacing/>
      </w:pPr>
      <w:proofErr w:type="spellStart"/>
      <w:r>
        <w:t>Iptables</w:t>
      </w:r>
      <w:proofErr w:type="spellEnd"/>
      <w:r>
        <w:t xml:space="preserve"> turned off</w:t>
      </w:r>
    </w:p>
    <w:p w14:paraId="4479454D" w14:textId="77777777" w:rsidR="00F206DC" w:rsidRDefault="009D2490">
      <w:pPr>
        <w:numPr>
          <w:ilvl w:val="1"/>
          <w:numId w:val="7"/>
        </w:numPr>
        <w:contextualSpacing/>
      </w:pPr>
      <w:r>
        <w:t>SE-Linux turned off</w:t>
      </w:r>
    </w:p>
    <w:p w14:paraId="7B6479D4" w14:textId="77777777" w:rsidR="00F206DC" w:rsidRDefault="009D2490">
      <w:pPr>
        <w:numPr>
          <w:ilvl w:val="1"/>
          <w:numId w:val="7"/>
        </w:numPr>
        <w:contextualSpacing/>
      </w:pPr>
      <w:r>
        <w:t xml:space="preserve">Hostnames &amp; FQDN need to be </w:t>
      </w:r>
      <w:proofErr w:type="gramStart"/>
      <w:r>
        <w:t>setup ,</w:t>
      </w:r>
      <w:proofErr w:type="gramEnd"/>
      <w:r>
        <w:t xml:space="preserve"> IP addresses, Routing tables setup </w:t>
      </w:r>
    </w:p>
    <w:p w14:paraId="58A2B891" w14:textId="77777777" w:rsidR="00F206DC" w:rsidRDefault="009D2490">
      <w:pPr>
        <w:numPr>
          <w:ilvl w:val="1"/>
          <w:numId w:val="7"/>
        </w:numPr>
        <w:contextualSpacing/>
      </w:pPr>
      <w:r>
        <w:t xml:space="preserve">Base and EPEL repos are available </w:t>
      </w:r>
      <w:proofErr w:type="gramStart"/>
      <w:r>
        <w:t>( or</w:t>
      </w:r>
      <w:proofErr w:type="gramEnd"/>
      <w:r>
        <w:t xml:space="preserve"> proxy need to be setup to access the external repo</w:t>
      </w:r>
      <w:r>
        <w:rPr>
          <w:rFonts w:ascii="Helvetica Neue" w:eastAsia="Helvetica Neue" w:hAnsi="Helvetica Neue" w:cs="Helvetica Neue"/>
        </w:rPr>
        <w:t>’s )</w:t>
      </w:r>
    </w:p>
    <w:p w14:paraId="758F8AEF" w14:textId="77777777" w:rsidR="00F206DC" w:rsidRDefault="009D2490">
      <w:pPr>
        <w:numPr>
          <w:ilvl w:val="1"/>
          <w:numId w:val="7"/>
        </w:numPr>
        <w:contextualSpacing/>
      </w:pPr>
      <w:r>
        <w:t xml:space="preserve">DNS </w:t>
      </w:r>
      <w:proofErr w:type="gramStart"/>
      <w:r>
        <w:t>( forward</w:t>
      </w:r>
      <w:proofErr w:type="gramEnd"/>
      <w:r>
        <w:t xml:space="preserve"> and reverse look up</w:t>
      </w:r>
      <w:r>
        <w:rPr>
          <w:rFonts w:ascii="Helvetica Neue" w:eastAsia="Helvetica Neue" w:hAnsi="Helvetica Neue" w:cs="Helvetica Neue"/>
        </w:rPr>
        <w:t>’s should be functional) and NTP setu</w:t>
      </w:r>
      <w:r>
        <w:rPr>
          <w:rFonts w:ascii="Helvetica Neue" w:eastAsia="Helvetica Neue" w:hAnsi="Helvetica Neue" w:cs="Helvetica Neue"/>
        </w:rPr>
        <w:t>p</w:t>
      </w:r>
    </w:p>
    <w:p w14:paraId="1ED1E11F" w14:textId="77777777" w:rsidR="00F206DC" w:rsidRDefault="009D2490">
      <w:pPr>
        <w:numPr>
          <w:ilvl w:val="1"/>
          <w:numId w:val="7"/>
        </w:numPr>
        <w:contextualSpacing/>
      </w:pPr>
      <w:r>
        <w:t>AD users added to Linux</w:t>
      </w:r>
    </w:p>
    <w:p w14:paraId="74B6241F" w14:textId="77777777" w:rsidR="00F206DC" w:rsidRDefault="00F206DC">
      <w:pPr>
        <w:ind w:left="1440"/>
      </w:pPr>
    </w:p>
    <w:p w14:paraId="0A94AC81" w14:textId="77777777" w:rsidR="00F206DC" w:rsidRDefault="009D2490">
      <w:r>
        <w:br w:type="page"/>
      </w:r>
    </w:p>
    <w:p w14:paraId="04AA926E" w14:textId="77777777" w:rsidR="00F206DC" w:rsidRDefault="009D2490">
      <w:pPr>
        <w:pStyle w:val="Heading1"/>
        <w:numPr>
          <w:ilvl w:val="0"/>
          <w:numId w:val="9"/>
        </w:numPr>
      </w:pPr>
      <w:bookmarkStart w:id="85" w:name="_34g0dwd" w:colFirst="0" w:colLast="0"/>
      <w:bookmarkEnd w:id="85"/>
      <w:r>
        <w:lastRenderedPageBreak/>
        <w:t>WEB INTERFACES ON HADOOP ENVIRONMENT:</w:t>
      </w:r>
    </w:p>
    <w:p w14:paraId="1EC036F7" w14:textId="77777777" w:rsidR="00F206DC" w:rsidRDefault="009D2490">
      <w:pPr>
        <w:ind w:left="720"/>
      </w:pPr>
      <w:r>
        <w:t xml:space="preserve">Below are few Web interfaces that Hadoop Environment </w:t>
      </w:r>
      <w:proofErr w:type="gramStart"/>
      <w:r>
        <w:t>provides .</w:t>
      </w:r>
      <w:proofErr w:type="gramEnd"/>
      <w:r>
        <w:t xml:space="preserve"> These web interfaces can be broadly divided into 2 categories, one that is useful for </w:t>
      </w:r>
      <w:r>
        <w:rPr>
          <w:rFonts w:ascii="Helvetica Neue" w:eastAsia="Helvetica Neue" w:hAnsi="Helvetica Neue" w:cs="Helvetica Neue"/>
        </w:rPr>
        <w:t>“administrator” and second that is usef</w:t>
      </w:r>
      <w:r>
        <w:rPr>
          <w:rFonts w:ascii="Helvetica Neue" w:eastAsia="Helvetica Neue" w:hAnsi="Helvetica Neue" w:cs="Helvetica Neue"/>
        </w:rPr>
        <w:t xml:space="preserve">ul for “developers/analyst” </w:t>
      </w:r>
    </w:p>
    <w:p w14:paraId="4F0973A0" w14:textId="77777777" w:rsidR="00F206DC" w:rsidRDefault="009D2490">
      <w:pPr>
        <w:numPr>
          <w:ilvl w:val="0"/>
          <w:numId w:val="10"/>
        </w:numPr>
        <w:contextualSpacing/>
      </w:pPr>
      <w:r>
        <w:t>Cloudera Manager [administrator]</w:t>
      </w:r>
    </w:p>
    <w:p w14:paraId="38A5AF6C" w14:textId="77777777" w:rsidR="00F206DC" w:rsidRDefault="009D2490">
      <w:pPr>
        <w:numPr>
          <w:ilvl w:val="0"/>
          <w:numId w:val="10"/>
        </w:numPr>
        <w:contextualSpacing/>
      </w:pPr>
      <w:r>
        <w:t>Resource Manager [administrator/developer/analyst]</w:t>
      </w:r>
    </w:p>
    <w:p w14:paraId="47478419" w14:textId="77777777" w:rsidR="00F206DC" w:rsidRDefault="009D2490">
      <w:pPr>
        <w:numPr>
          <w:ilvl w:val="0"/>
          <w:numId w:val="10"/>
        </w:numPr>
        <w:contextualSpacing/>
      </w:pPr>
      <w:r>
        <w:t>Hue [administrator/developer/analyst]</w:t>
      </w:r>
    </w:p>
    <w:p w14:paraId="1DA37FF6" w14:textId="77777777" w:rsidR="00F206DC" w:rsidRDefault="009D2490">
      <w:pPr>
        <w:numPr>
          <w:ilvl w:val="0"/>
          <w:numId w:val="10"/>
        </w:numPr>
        <w:contextualSpacing/>
      </w:pPr>
      <w:r>
        <w:t>Bedrock [administrator/developer/analyst]</w:t>
      </w:r>
    </w:p>
    <w:p w14:paraId="2470C1C8" w14:textId="77777777" w:rsidR="00F206DC" w:rsidRDefault="009D2490">
      <w:pPr>
        <w:numPr>
          <w:ilvl w:val="0"/>
          <w:numId w:val="10"/>
        </w:numPr>
        <w:contextualSpacing/>
      </w:pPr>
      <w:proofErr w:type="spellStart"/>
      <w:r>
        <w:t>Exacaster</w:t>
      </w:r>
      <w:proofErr w:type="spellEnd"/>
    </w:p>
    <w:p w14:paraId="14C6DF17" w14:textId="77777777" w:rsidR="00F206DC" w:rsidRDefault="009D2490">
      <w:pPr>
        <w:pStyle w:val="Heading2"/>
        <w:numPr>
          <w:ilvl w:val="1"/>
          <w:numId w:val="9"/>
        </w:numPr>
      </w:pPr>
      <w:bookmarkStart w:id="86" w:name="_1jlao46" w:colFirst="0" w:colLast="0"/>
      <w:bookmarkEnd w:id="86"/>
      <w:r>
        <w:t>Cloudera Manager:</w:t>
      </w:r>
    </w:p>
    <w:p w14:paraId="2C692922" w14:textId="77777777" w:rsidR="00F206DC" w:rsidRDefault="009D2490">
      <w:r>
        <w:t xml:space="preserve">Cloudera manager is cluster management tool and is primary tool to administrator the </w:t>
      </w:r>
      <w:proofErr w:type="gramStart"/>
      <w:r>
        <w:t>cluster .</w:t>
      </w:r>
      <w:proofErr w:type="gramEnd"/>
      <w:r>
        <w:t xml:space="preserve"> Developers or analyst have no use from this </w:t>
      </w:r>
      <w:proofErr w:type="gramStart"/>
      <w:r>
        <w:t>tool ,</w:t>
      </w:r>
      <w:proofErr w:type="gramEnd"/>
      <w:r>
        <w:t xml:space="preserve"> hence no access needs to be given to developers/analyst . </w:t>
      </w:r>
    </w:p>
    <w:p w14:paraId="595BC488" w14:textId="77777777" w:rsidR="00F206DC" w:rsidRDefault="009D2490">
      <w:r>
        <w:t xml:space="preserve">Below is the URL where Cloudera Manager can be </w:t>
      </w:r>
      <w:proofErr w:type="gramStart"/>
      <w:r>
        <w:t>acce</w:t>
      </w:r>
      <w:r>
        <w:t>ssed :</w:t>
      </w:r>
      <w:proofErr w:type="gramEnd"/>
    </w:p>
    <w:p w14:paraId="308F84AD" w14:textId="77777777" w:rsidR="00F206DC" w:rsidRDefault="009D2490">
      <w:r>
        <w:t xml:space="preserve">URL for Cloudera Manager : </w:t>
      </w:r>
      <w:hyperlink r:id="rId17">
        <w:r>
          <w:rPr>
            <w:color w:val="0563C1"/>
            <w:u w:val="single"/>
          </w:rPr>
          <w:t>http://</w:t>
        </w:r>
      </w:hyperlink>
      <w:hyperlink r:id="rId18">
        <w:r>
          <w:rPr>
            <w:color w:val="1155CC"/>
            <w:u w:val="single"/>
          </w:rPr>
          <w:t>netf-pmbigdat01.epmtelco.com.co</w:t>
        </w:r>
      </w:hyperlink>
      <w:hyperlink r:id="rId19">
        <w:r>
          <w:rPr>
            <w:color w:val="0563C1"/>
            <w:u w:val="single"/>
          </w:rPr>
          <w:t>:7180/cmf/login</w:t>
        </w:r>
      </w:hyperlink>
    </w:p>
    <w:p w14:paraId="0CE1B093" w14:textId="77777777" w:rsidR="00F206DC" w:rsidRDefault="009D2490">
      <w:r>
        <w:t xml:space="preserve"> </w:t>
      </w:r>
    </w:p>
    <w:p w14:paraId="493FB511" w14:textId="77777777" w:rsidR="00F206DC" w:rsidRDefault="009D2490">
      <w:pPr>
        <w:pStyle w:val="Heading2"/>
        <w:numPr>
          <w:ilvl w:val="1"/>
          <w:numId w:val="9"/>
        </w:numPr>
      </w:pPr>
      <w:bookmarkStart w:id="87" w:name="_43ky6rz" w:colFirst="0" w:colLast="0"/>
      <w:bookmarkEnd w:id="87"/>
      <w:r>
        <w:t>Resource Manager:</w:t>
      </w:r>
    </w:p>
    <w:p w14:paraId="2C1239D3" w14:textId="77777777" w:rsidR="00F206DC" w:rsidRDefault="009D2490">
      <w:r>
        <w:t>YARN resource manager is responsible for tracking resources in a cluster and scheduling applications (example, MR jobs).</w:t>
      </w:r>
    </w:p>
    <w:p w14:paraId="524115AA" w14:textId="77777777" w:rsidR="00F206DC" w:rsidRDefault="009D2490">
      <w:r>
        <w:t>Resource manager provides a web URL that can be access on port 8088</w:t>
      </w:r>
      <w:r>
        <w:t xml:space="preserve"> on Master 2 </w:t>
      </w:r>
      <w:proofErr w:type="gramStart"/>
      <w:r>
        <w:t>node .</w:t>
      </w:r>
      <w:proofErr w:type="gramEnd"/>
      <w:r>
        <w:t xml:space="preserve"> </w:t>
      </w:r>
    </w:p>
    <w:p w14:paraId="25E8F593" w14:textId="77777777" w:rsidR="00F206DC" w:rsidRDefault="009D2490">
      <w:r>
        <w:t xml:space="preserve">URL for Resource Manager : </w:t>
      </w:r>
      <w:hyperlink r:id="rId20">
        <w:r>
          <w:rPr>
            <w:color w:val="0563C1"/>
            <w:u w:val="single"/>
          </w:rPr>
          <w:t>http://</w:t>
        </w:r>
      </w:hyperlink>
      <w:hyperlink r:id="rId21">
        <w:r>
          <w:rPr>
            <w:color w:val="1155CC"/>
            <w:u w:val="single"/>
          </w:rPr>
          <w:t>netf-pmbigdat02.epmtelco.com.co</w:t>
        </w:r>
      </w:hyperlink>
      <w:hyperlink r:id="rId22">
        <w:r>
          <w:rPr>
            <w:color w:val="0563C1"/>
            <w:u w:val="single"/>
          </w:rPr>
          <w:t>:8088/cluster</w:t>
        </w:r>
      </w:hyperlink>
    </w:p>
    <w:p w14:paraId="7521C192" w14:textId="77777777" w:rsidR="00F206DC" w:rsidRDefault="00F206DC"/>
    <w:p w14:paraId="2B0BEE95" w14:textId="77777777" w:rsidR="00F206DC" w:rsidRDefault="009D2490">
      <w:pPr>
        <w:pStyle w:val="Heading2"/>
        <w:numPr>
          <w:ilvl w:val="1"/>
          <w:numId w:val="9"/>
        </w:numPr>
      </w:pPr>
      <w:bookmarkStart w:id="88" w:name="_2iq8gzs" w:colFirst="0" w:colLast="0"/>
      <w:bookmarkEnd w:id="88"/>
      <w:r>
        <w:t>HUE:</w:t>
      </w:r>
    </w:p>
    <w:p w14:paraId="03CC9D61" w14:textId="77777777" w:rsidR="00F206DC" w:rsidRDefault="009D2490">
      <w:r>
        <w:t xml:space="preserve">Hue provides a web interface for many Hadoop related </w:t>
      </w:r>
      <w:proofErr w:type="gramStart"/>
      <w:r>
        <w:t>tools ,</w:t>
      </w:r>
      <w:proofErr w:type="gramEnd"/>
      <w:r>
        <w:t xml:space="preserve"> such as :</w:t>
      </w:r>
    </w:p>
    <w:p w14:paraId="5BBE3E25" w14:textId="77777777" w:rsidR="00F206DC" w:rsidRDefault="009D2490">
      <w:pPr>
        <w:numPr>
          <w:ilvl w:val="0"/>
          <w:numId w:val="31"/>
        </w:numPr>
        <w:contextualSpacing/>
      </w:pPr>
      <w:r>
        <w:t>Hive</w:t>
      </w:r>
    </w:p>
    <w:p w14:paraId="2C62FC37" w14:textId="77777777" w:rsidR="00F206DC" w:rsidRDefault="009D2490">
      <w:pPr>
        <w:numPr>
          <w:ilvl w:val="0"/>
          <w:numId w:val="31"/>
        </w:numPr>
        <w:contextualSpacing/>
      </w:pPr>
      <w:r>
        <w:t>Impala</w:t>
      </w:r>
    </w:p>
    <w:p w14:paraId="6C729D99" w14:textId="77777777" w:rsidR="00F206DC" w:rsidRDefault="009D2490">
      <w:pPr>
        <w:numPr>
          <w:ilvl w:val="0"/>
          <w:numId w:val="31"/>
        </w:numPr>
        <w:contextualSpacing/>
      </w:pPr>
      <w:proofErr w:type="spellStart"/>
      <w:r>
        <w:t>Oozie</w:t>
      </w:r>
      <w:proofErr w:type="spellEnd"/>
      <w:r>
        <w:t xml:space="preserve"> </w:t>
      </w:r>
      <w:r>
        <w:rPr>
          <w:rFonts w:ascii="Helvetica Neue" w:eastAsia="Helvetica Neue" w:hAnsi="Helvetica Neue" w:cs="Helvetica Neue"/>
        </w:rPr>
        <w:t>…</w:t>
      </w:r>
      <w:r>
        <w:t xml:space="preserve"> </w:t>
      </w:r>
      <w:proofErr w:type="spellStart"/>
      <w:r>
        <w:t>etc</w:t>
      </w:r>
      <w:proofErr w:type="spellEnd"/>
    </w:p>
    <w:p w14:paraId="0414EBB3" w14:textId="77777777" w:rsidR="00F206DC" w:rsidRDefault="009D2490">
      <w:r>
        <w:t xml:space="preserve">Hue should be the primary tool to perform ad-hoc </w:t>
      </w:r>
      <w:proofErr w:type="gramStart"/>
      <w:r>
        <w:t>queries .</w:t>
      </w:r>
      <w:proofErr w:type="gramEnd"/>
      <w:r>
        <w:t xml:space="preserve"> Developers/Analyst can use various tools within Hue to interact with the </w:t>
      </w:r>
      <w:proofErr w:type="gramStart"/>
      <w:r>
        <w:t>environment .</w:t>
      </w:r>
      <w:proofErr w:type="gramEnd"/>
      <w:r>
        <w:t xml:space="preserve"> Once a model has been tested, the queries can be made part of a workflow using Bedrock </w:t>
      </w:r>
      <w:proofErr w:type="gramStart"/>
      <w:r>
        <w:t>tool .</w:t>
      </w:r>
      <w:proofErr w:type="gramEnd"/>
      <w:r>
        <w:t xml:space="preserve"> </w:t>
      </w:r>
    </w:p>
    <w:p w14:paraId="31A2E1E8" w14:textId="77777777" w:rsidR="00F206DC" w:rsidRDefault="009D2490">
      <w:r>
        <w:t xml:space="preserve">URL for Hue : </w:t>
      </w:r>
      <w:hyperlink r:id="rId23">
        <w:r>
          <w:rPr>
            <w:color w:val="0563C1"/>
            <w:u w:val="single"/>
          </w:rPr>
          <w:t>http://</w:t>
        </w:r>
      </w:hyperlink>
      <w:hyperlink r:id="rId24">
        <w:r>
          <w:rPr>
            <w:color w:val="1155CC"/>
            <w:u w:val="single"/>
          </w:rPr>
          <w:t>netf-pmbigdat01.epmtelco.com.co</w:t>
        </w:r>
      </w:hyperlink>
      <w:hyperlink r:id="rId25">
        <w:r>
          <w:rPr>
            <w:color w:val="0563C1"/>
            <w:u w:val="single"/>
          </w:rPr>
          <w:t>:</w:t>
        </w:r>
      </w:hyperlink>
      <w:r>
        <w:t>88</w:t>
      </w:r>
      <w:r>
        <w:t>88</w:t>
      </w:r>
    </w:p>
    <w:p w14:paraId="50C15DBE" w14:textId="77777777" w:rsidR="00F206DC" w:rsidRDefault="00F206DC"/>
    <w:p w14:paraId="25362169" w14:textId="77777777" w:rsidR="00F206DC" w:rsidRDefault="00F206DC"/>
    <w:p w14:paraId="28AC7563" w14:textId="77777777" w:rsidR="00F206DC" w:rsidRDefault="009D2490">
      <w:r>
        <w:br w:type="page"/>
      </w:r>
    </w:p>
    <w:p w14:paraId="7B20324D" w14:textId="77777777" w:rsidR="00F206DC" w:rsidRDefault="009D2490">
      <w:pPr>
        <w:pStyle w:val="Heading1"/>
        <w:numPr>
          <w:ilvl w:val="0"/>
          <w:numId w:val="9"/>
        </w:numPr>
      </w:pPr>
      <w:bookmarkStart w:id="89" w:name="_xvir7l" w:colFirst="0" w:colLast="0"/>
      <w:bookmarkEnd w:id="89"/>
      <w:r>
        <w:lastRenderedPageBreak/>
        <w:t>CLOUDERA MANAGER:</w:t>
      </w:r>
    </w:p>
    <w:p w14:paraId="1D369DEC" w14:textId="77777777" w:rsidR="00F206DC" w:rsidRDefault="00F206DC"/>
    <w:p w14:paraId="53553A94" w14:textId="77777777" w:rsidR="00F206DC" w:rsidRDefault="009D2490">
      <w:r>
        <w:t xml:space="preserve">Cloudera manager is cluster management tool and is primary tool for </w:t>
      </w:r>
      <w:proofErr w:type="spellStart"/>
      <w:r>
        <w:t>hadoop</w:t>
      </w:r>
      <w:proofErr w:type="spellEnd"/>
      <w:r>
        <w:t xml:space="preserve"> administrator on the </w:t>
      </w:r>
      <w:proofErr w:type="gramStart"/>
      <w:r>
        <w:t>cluster .</w:t>
      </w:r>
      <w:proofErr w:type="gramEnd"/>
    </w:p>
    <w:p w14:paraId="07B5236D" w14:textId="77777777" w:rsidR="00F206DC" w:rsidRDefault="00F206DC"/>
    <w:p w14:paraId="4B1CB00A" w14:textId="77777777" w:rsidR="00F206DC" w:rsidRDefault="009D2490">
      <w:r>
        <w:t xml:space="preserve">Cloudera Manager performs the below </w:t>
      </w:r>
      <w:proofErr w:type="gramStart"/>
      <w:r>
        <w:t>functions :</w:t>
      </w:r>
      <w:proofErr w:type="gramEnd"/>
    </w:p>
    <w:p w14:paraId="269A4640" w14:textId="77777777" w:rsidR="00F206DC" w:rsidRDefault="009D2490">
      <w:pPr>
        <w:numPr>
          <w:ilvl w:val="0"/>
          <w:numId w:val="32"/>
        </w:numPr>
        <w:shd w:val="clear" w:color="auto" w:fill="FFFFFF"/>
        <w:spacing w:before="280"/>
        <w:contextualSpacing/>
        <w:rPr>
          <w:rFonts w:ascii="Calibri" w:eastAsia="Calibri" w:hAnsi="Calibri" w:cs="Calibri"/>
          <w:color w:val="666666"/>
          <w:sz w:val="20"/>
          <w:szCs w:val="20"/>
        </w:rPr>
      </w:pPr>
      <w:r>
        <w:rPr>
          <w:rFonts w:ascii="Calibri" w:eastAsia="Calibri" w:hAnsi="Calibri" w:cs="Calibri"/>
          <w:color w:val="666666"/>
          <w:sz w:val="20"/>
          <w:szCs w:val="20"/>
        </w:rPr>
        <w:t>Tracks the Cloudera Manager data model, which is stored in the Cloudera Man</w:t>
      </w:r>
      <w:r>
        <w:rPr>
          <w:rFonts w:ascii="Calibri" w:eastAsia="Calibri" w:hAnsi="Calibri" w:cs="Calibri"/>
          <w:color w:val="666666"/>
          <w:sz w:val="20"/>
          <w:szCs w:val="20"/>
        </w:rPr>
        <w:t>ager Server database. The data model is a catalog of the available host machines in the cluster, and the services, roles, and configurations assigned to each host.</w:t>
      </w:r>
    </w:p>
    <w:p w14:paraId="0785DE32"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Communicates with Agents to send configuration instructions and track Agents' heartbeats</w:t>
      </w:r>
    </w:p>
    <w:p w14:paraId="35A9C895"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Per</w:t>
      </w:r>
      <w:r>
        <w:rPr>
          <w:rFonts w:ascii="Calibri" w:eastAsia="Calibri" w:hAnsi="Calibri" w:cs="Calibri"/>
          <w:color w:val="666666"/>
          <w:sz w:val="20"/>
          <w:szCs w:val="20"/>
        </w:rPr>
        <w:t>forms command execution to do tasks</w:t>
      </w:r>
    </w:p>
    <w:p w14:paraId="4D80BA3E"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Provides an Admin console for the operator to perform management and configuration tasks</w:t>
      </w:r>
    </w:p>
    <w:p w14:paraId="5E75CC9D"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Creates, reads, validates, updates, and deletes configuration settings</w:t>
      </w:r>
    </w:p>
    <w:p w14:paraId="6837990C"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Calculates and displays the health of the cluster and its co</w:t>
      </w:r>
      <w:r>
        <w:rPr>
          <w:rFonts w:ascii="Calibri" w:eastAsia="Calibri" w:hAnsi="Calibri" w:cs="Calibri"/>
          <w:color w:val="666666"/>
          <w:sz w:val="20"/>
          <w:szCs w:val="20"/>
        </w:rPr>
        <w:t>mponents</w:t>
      </w:r>
    </w:p>
    <w:p w14:paraId="37F73E6C"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Tracks host metrics such as disk usage, CPU, and RAM</w:t>
      </w:r>
    </w:p>
    <w:p w14:paraId="23227FA4"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Provides a comprehensive set of APIs for the various features supported in Cloudera Manager</w:t>
      </w:r>
    </w:p>
    <w:p w14:paraId="7D877836"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Manages Kerberos credentials</w:t>
      </w:r>
    </w:p>
    <w:p w14:paraId="511BB451"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Monitors the health of Hadoop daemons, and dozens of service performance metrics, and alerts you when you approach critical thresholds.</w:t>
      </w:r>
    </w:p>
    <w:p w14:paraId="2EE15547" w14:textId="77777777" w:rsidR="00F206DC" w:rsidRDefault="009D2490">
      <w:pPr>
        <w:numPr>
          <w:ilvl w:val="0"/>
          <w:numId w:val="32"/>
        </w:numPr>
        <w:shd w:val="clear" w:color="auto" w:fill="FFFFFF"/>
        <w:contextualSpacing/>
        <w:rPr>
          <w:rFonts w:ascii="Calibri" w:eastAsia="Calibri" w:hAnsi="Calibri" w:cs="Calibri"/>
          <w:color w:val="666666"/>
          <w:sz w:val="20"/>
          <w:szCs w:val="20"/>
        </w:rPr>
      </w:pPr>
      <w:r>
        <w:rPr>
          <w:rFonts w:ascii="Calibri" w:eastAsia="Calibri" w:hAnsi="Calibri" w:cs="Calibri"/>
          <w:color w:val="666666"/>
          <w:sz w:val="20"/>
          <w:szCs w:val="20"/>
        </w:rPr>
        <w:t>Keeps a history of activity monitoring data and configuration changes</w:t>
      </w:r>
    </w:p>
    <w:p w14:paraId="15915412" w14:textId="77777777" w:rsidR="00F206DC" w:rsidRDefault="00F206DC"/>
    <w:p w14:paraId="0352F0C3" w14:textId="77777777" w:rsidR="00F206DC" w:rsidRDefault="009D2490">
      <w:bookmarkStart w:id="90" w:name="_3hv69ve" w:colFirst="0" w:colLast="0"/>
      <w:bookmarkEnd w:id="90"/>
      <w:proofErr w:type="gramStart"/>
      <w:r>
        <w:rPr>
          <w:smallCaps/>
          <w:sz w:val="28"/>
          <w:szCs w:val="28"/>
        </w:rPr>
        <w:t>Architecture</w:t>
      </w:r>
      <w:r>
        <w:t xml:space="preserve"> :</w:t>
      </w:r>
      <w:proofErr w:type="gramEnd"/>
    </w:p>
    <w:p w14:paraId="1FEB217D" w14:textId="77777777" w:rsidR="00F206DC" w:rsidRDefault="00F206DC"/>
    <w:p w14:paraId="1A70782E" w14:textId="77777777" w:rsidR="00F206DC" w:rsidRDefault="009D2490">
      <w:r>
        <w:rPr>
          <w:noProof/>
        </w:rPr>
        <w:drawing>
          <wp:inline distT="0" distB="0" distL="0" distR="0" wp14:anchorId="7BEE63D0" wp14:editId="0378270A">
            <wp:extent cx="4314951" cy="3768207"/>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314951" cy="3768207"/>
                    </a:xfrm>
                    <a:prstGeom prst="rect">
                      <a:avLst/>
                    </a:prstGeom>
                    <a:ln/>
                  </pic:spPr>
                </pic:pic>
              </a:graphicData>
            </a:graphic>
          </wp:inline>
        </w:drawing>
      </w:r>
    </w:p>
    <w:p w14:paraId="67BF36EE" w14:textId="77777777" w:rsidR="00F206DC" w:rsidRDefault="00F206DC"/>
    <w:p w14:paraId="2DAB2779" w14:textId="77777777" w:rsidR="00F206DC" w:rsidRDefault="00F206DC"/>
    <w:p w14:paraId="1A160CB9" w14:textId="77777777" w:rsidR="00F206DC" w:rsidRDefault="009D2490">
      <w:r>
        <w:lastRenderedPageBreak/>
        <w:t xml:space="preserve">As detailed in the image </w:t>
      </w:r>
      <w:proofErr w:type="gramStart"/>
      <w:r>
        <w:t>above ,</w:t>
      </w:r>
      <w:proofErr w:type="gramEnd"/>
      <w:r>
        <w:t xml:space="preserve"> following components will be  deployed as below on </w:t>
      </w:r>
      <w:proofErr w:type="spellStart"/>
      <w:r>
        <w:t>Tigo</w:t>
      </w:r>
      <w:proofErr w:type="spellEnd"/>
      <w:r>
        <w:t xml:space="preserve"> BO infrastructure :</w:t>
      </w:r>
    </w:p>
    <w:p w14:paraId="5AF2DEC9" w14:textId="77777777" w:rsidR="00F206DC" w:rsidRDefault="00F206DC"/>
    <w:p w14:paraId="3259AD19" w14:textId="77777777" w:rsidR="00F206DC" w:rsidRDefault="009D2490">
      <w:r>
        <w:rPr>
          <w:noProof/>
        </w:rPr>
        <w:drawing>
          <wp:inline distT="0" distB="0" distL="0" distR="0" wp14:anchorId="337E6381" wp14:editId="12BC2089">
            <wp:extent cx="6163048" cy="6877604"/>
            <wp:effectExtent l="0" t="0" r="0" b="0"/>
            <wp:docPr id="9" name="image13.png" descr="https://documents.lucidchart.com/documents/76af3f32-75d4-4c9e-bd81-cab6e4aec0bc/pages/0_0?a=4932&amp;x=18&amp;y=-32&amp;w=1373&amp;h=1533&amp;store=1&amp;accept=image%2F*&amp;auth=LCA%200896e3118bc465ef3c0053a78a4a1b8d2eddaeb5-ts%3D1495148333"/>
            <wp:cNvGraphicFramePr/>
            <a:graphic xmlns:a="http://schemas.openxmlformats.org/drawingml/2006/main">
              <a:graphicData uri="http://schemas.openxmlformats.org/drawingml/2006/picture">
                <pic:pic xmlns:pic="http://schemas.openxmlformats.org/drawingml/2006/picture">
                  <pic:nvPicPr>
                    <pic:cNvPr id="0" name="image13.png" descr="https://documents.lucidchart.com/documents/76af3f32-75d4-4c9e-bd81-cab6e4aec0bc/pages/0_0?a=4932&amp;x=18&amp;y=-32&amp;w=1373&amp;h=1533&amp;store=1&amp;accept=image%2F*&amp;auth=LCA%200896e3118bc465ef3c0053a78a4a1b8d2eddaeb5-ts%3D1495148333"/>
                    <pic:cNvPicPr preferRelativeResize="0"/>
                  </pic:nvPicPr>
                  <pic:blipFill>
                    <a:blip r:embed="rId27"/>
                    <a:srcRect/>
                    <a:stretch>
                      <a:fillRect/>
                    </a:stretch>
                  </pic:blipFill>
                  <pic:spPr>
                    <a:xfrm>
                      <a:off x="0" y="0"/>
                      <a:ext cx="6163048" cy="6877604"/>
                    </a:xfrm>
                    <a:prstGeom prst="rect">
                      <a:avLst/>
                    </a:prstGeom>
                    <a:ln/>
                  </pic:spPr>
                </pic:pic>
              </a:graphicData>
            </a:graphic>
          </wp:inline>
        </w:drawing>
      </w:r>
    </w:p>
    <w:p w14:paraId="35525706" w14:textId="77777777" w:rsidR="00F206DC" w:rsidRDefault="00F206DC">
      <w:pPr>
        <w:jc w:val="center"/>
      </w:pPr>
    </w:p>
    <w:p w14:paraId="32E14AD6" w14:textId="77777777" w:rsidR="00F206DC" w:rsidRDefault="009D2490">
      <w:pPr>
        <w:pStyle w:val="Heading2"/>
      </w:pPr>
      <w:bookmarkStart w:id="91" w:name="_1x0gk37" w:colFirst="0" w:colLast="0"/>
      <w:bookmarkEnd w:id="91"/>
      <w:r>
        <w:t xml:space="preserve">Cloudera manger </w:t>
      </w:r>
      <w:proofErr w:type="gramStart"/>
      <w:r>
        <w:t>URL :</w:t>
      </w:r>
      <w:proofErr w:type="gramEnd"/>
    </w:p>
    <w:p w14:paraId="0800BC6D" w14:textId="77777777" w:rsidR="00F206DC" w:rsidRDefault="00F206DC"/>
    <w:p w14:paraId="1F495C6B" w14:textId="77777777" w:rsidR="00F206DC" w:rsidRDefault="009D2490">
      <w:pPr>
        <w:pStyle w:val="Heading2"/>
      </w:pPr>
      <w:bookmarkStart w:id="92" w:name="_4h042r0" w:colFirst="0" w:colLast="0"/>
      <w:bookmarkEnd w:id="92"/>
      <w:r>
        <w:lastRenderedPageBreak/>
        <w:t xml:space="preserve">Start/Stop, check status of </w:t>
      </w:r>
      <w:proofErr w:type="spellStart"/>
      <w:r>
        <w:t>cloudera</w:t>
      </w:r>
      <w:proofErr w:type="spellEnd"/>
      <w:r>
        <w:t xml:space="preserve"> manager server/agents:</w:t>
      </w:r>
    </w:p>
    <w:p w14:paraId="5C6B3EE6" w14:textId="77777777" w:rsidR="00F206DC" w:rsidRDefault="00F206DC"/>
    <w:p w14:paraId="1958E914" w14:textId="77777777" w:rsidR="00F206DC" w:rsidRDefault="009D2490">
      <w:pPr>
        <w:pStyle w:val="Heading3"/>
      </w:pPr>
      <w:bookmarkStart w:id="93" w:name="_2w5ecyt" w:colFirst="0" w:colLast="0"/>
      <w:bookmarkEnd w:id="93"/>
      <w:r>
        <w:t>Cloudera-Manager-Server</w:t>
      </w:r>
    </w:p>
    <w:p w14:paraId="02F270D9" w14:textId="77777777" w:rsidR="00F206DC" w:rsidRDefault="00F206DC"/>
    <w:p w14:paraId="29DFDA5F" w14:textId="77777777" w:rsidR="00F206DC" w:rsidRDefault="009D2490">
      <w:r>
        <w:t xml:space="preserve">Start </w:t>
      </w:r>
      <w:proofErr w:type="spellStart"/>
      <w:r>
        <w:t>cloudera</w:t>
      </w:r>
      <w:proofErr w:type="spellEnd"/>
      <w:r>
        <w:t>-manager-</w:t>
      </w:r>
      <w:proofErr w:type="gramStart"/>
      <w:r>
        <w:t>server :</w:t>
      </w:r>
      <w:proofErr w:type="gramEnd"/>
      <w:r>
        <w:t xml:space="preserve"> </w:t>
      </w:r>
    </w:p>
    <w:p w14:paraId="0BC9486E" w14:textId="77777777" w:rsidR="00F206DC" w:rsidRDefault="00F206DC"/>
    <w:p w14:paraId="43EC6D3E" w14:textId="77777777" w:rsidR="00F206DC" w:rsidRDefault="009D2490">
      <w:r>
        <w:t xml:space="preserve">Starting </w:t>
      </w:r>
      <w:proofErr w:type="spellStart"/>
      <w:r>
        <w:t>cloudera</w:t>
      </w:r>
      <w:proofErr w:type="spellEnd"/>
      <w:r>
        <w:t xml:space="preserve"> manager takes a bit of time even though after passing the below command it says ok the </w:t>
      </w:r>
      <w:proofErr w:type="spellStart"/>
      <w:r>
        <w:t>cloudera</w:t>
      </w:r>
      <w:proofErr w:type="spellEnd"/>
      <w:r>
        <w:t xml:space="preserve"> manager service is working in the background to prepare the </w:t>
      </w:r>
      <w:r>
        <w:rPr>
          <w:rFonts w:ascii="Helvetica Neue" w:eastAsia="Helvetica Neue" w:hAnsi="Helvetica Neue" w:cs="Helvetica Neue"/>
        </w:rPr>
        <w:t xml:space="preserve">“jetty” server. You can tail logs {as mentioned in log section below} and </w:t>
      </w:r>
      <w:r>
        <w:t>check if</w:t>
      </w:r>
      <w:r>
        <w:t xml:space="preserve"> </w:t>
      </w:r>
      <w:r>
        <w:rPr>
          <w:rFonts w:ascii="Helvetica Neue" w:eastAsia="Helvetica Neue" w:hAnsi="Helvetica Neue" w:cs="Helvetica Neue"/>
        </w:rPr>
        <w:t xml:space="preserve">“Jetty” Server is ready. Once “Jetty” is </w:t>
      </w:r>
      <w:proofErr w:type="gramStart"/>
      <w:r>
        <w:rPr>
          <w:rFonts w:ascii="Helvetica Neue" w:eastAsia="Helvetica Neue" w:hAnsi="Helvetica Neue" w:cs="Helvetica Neue"/>
        </w:rPr>
        <w:t>up ,</w:t>
      </w:r>
      <w:proofErr w:type="gramEnd"/>
      <w:r>
        <w:rPr>
          <w:rFonts w:ascii="Helvetica Neue" w:eastAsia="Helvetica Neue" w:hAnsi="Helvetica Neue" w:cs="Helvetica Neue"/>
        </w:rPr>
        <w:t xml:space="preserve"> you should now be able to access the </w:t>
      </w:r>
      <w:proofErr w:type="spellStart"/>
      <w:r>
        <w:rPr>
          <w:rFonts w:ascii="Helvetica Neue" w:eastAsia="Helvetica Neue" w:hAnsi="Helvetica Neue" w:cs="Helvetica Neue"/>
        </w:rPr>
        <w:t>cloudera</w:t>
      </w:r>
      <w:proofErr w:type="spellEnd"/>
      <w:r>
        <w:rPr>
          <w:rFonts w:ascii="Helvetica Neue" w:eastAsia="Helvetica Neue" w:hAnsi="Helvetica Neue" w:cs="Helvetica Neue"/>
        </w:rPr>
        <w:t xml:space="preserve">-manager-admin console. </w:t>
      </w:r>
    </w:p>
    <w:p w14:paraId="6027AFB9" w14:textId="77777777" w:rsidR="00F206DC" w:rsidRDefault="00F206DC"/>
    <w:p w14:paraId="6D8D41FE" w14:textId="77777777" w:rsidR="00F206DC" w:rsidRDefault="009D2490">
      <w:pPr>
        <w:numPr>
          <w:ilvl w:val="0"/>
          <w:numId w:val="22"/>
        </w:numPr>
        <w:contextualSpacing/>
      </w:pPr>
      <w:r>
        <w:t>Login to 1</w:t>
      </w:r>
      <w:r>
        <w:t xml:space="preserve">0.100.74.41:7180 </w:t>
      </w:r>
      <w:r>
        <w:t xml:space="preserve">host as </w:t>
      </w:r>
      <w:r>
        <w:rPr>
          <w:rFonts w:ascii="Helvetica Neue" w:eastAsia="Helvetica Neue" w:hAnsi="Helvetica Neue" w:cs="Helvetica Neue"/>
        </w:rPr>
        <w:t>“</w:t>
      </w:r>
      <w:r>
        <w:rPr>
          <w:rFonts w:ascii="Helvetica Neue" w:eastAsia="Helvetica Neue" w:hAnsi="Helvetica Neue" w:cs="Helvetica Neue"/>
        </w:rPr>
        <w:t>admin</w:t>
      </w:r>
      <w:r>
        <w:rPr>
          <w:rFonts w:ascii="Helvetica Neue" w:eastAsia="Helvetica Neue" w:hAnsi="Helvetica Neue" w:cs="Helvetica Neue"/>
        </w:rPr>
        <w:t>” user</w:t>
      </w:r>
    </w:p>
    <w:p w14:paraId="5F299BCB" w14:textId="77777777" w:rsidR="00F206DC" w:rsidRDefault="009D2490">
      <w:pPr>
        <w:numPr>
          <w:ilvl w:val="0"/>
          <w:numId w:val="22"/>
        </w:numPr>
        <w:contextualSpacing/>
      </w:pPr>
      <w:r>
        <w:t>On Shell execute the below command</w:t>
      </w:r>
    </w:p>
    <w:p w14:paraId="5A4A9196" w14:textId="77777777" w:rsidR="00F206DC" w:rsidRDefault="00F206DC">
      <w:pPr>
        <w:ind w:left="720"/>
      </w:pPr>
    </w:p>
    <w:p w14:paraId="79C01555"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start</w:t>
      </w:r>
    </w:p>
    <w:p w14:paraId="58FF6905" w14:textId="77777777" w:rsidR="00F206DC" w:rsidRDefault="00F206DC">
      <w:pPr>
        <w:ind w:left="720"/>
      </w:pPr>
    </w:p>
    <w:p w14:paraId="596CCA7E" w14:textId="77777777" w:rsidR="00F206DC" w:rsidRDefault="009D2490">
      <w:r>
        <w:t xml:space="preserve">Stop </w:t>
      </w:r>
      <w:proofErr w:type="spellStart"/>
      <w:r>
        <w:t>cloudera</w:t>
      </w:r>
      <w:proofErr w:type="spellEnd"/>
      <w:r>
        <w:t xml:space="preserve">-manager-server: </w:t>
      </w:r>
    </w:p>
    <w:p w14:paraId="3DA13045" w14:textId="77777777" w:rsidR="00F206DC" w:rsidRDefault="00F206DC"/>
    <w:p w14:paraId="6BC5A181" w14:textId="77777777" w:rsidR="00F206DC" w:rsidRDefault="009D2490">
      <w:pPr>
        <w:numPr>
          <w:ilvl w:val="0"/>
          <w:numId w:val="22"/>
        </w:numPr>
        <w:contextualSpacing/>
      </w:pPr>
      <w:r>
        <w:t xml:space="preserve">Login to </w:t>
      </w:r>
      <w:r>
        <w:t>10.100.74.41</w:t>
      </w:r>
      <w:r>
        <w:t xml:space="preserve"> host as </w:t>
      </w:r>
      <w:r>
        <w:rPr>
          <w:rFonts w:ascii="Helvetica Neue" w:eastAsia="Helvetica Neue" w:hAnsi="Helvetica Neue" w:cs="Helvetica Neue"/>
        </w:rPr>
        <w:t>“root” user</w:t>
      </w:r>
    </w:p>
    <w:p w14:paraId="17D1B4EC" w14:textId="77777777" w:rsidR="00F206DC" w:rsidRDefault="009D2490">
      <w:pPr>
        <w:numPr>
          <w:ilvl w:val="0"/>
          <w:numId w:val="22"/>
        </w:numPr>
        <w:contextualSpacing/>
      </w:pPr>
      <w:r>
        <w:t>On Shell execute the below command</w:t>
      </w:r>
    </w:p>
    <w:p w14:paraId="63167A4E" w14:textId="77777777" w:rsidR="00F206DC" w:rsidRDefault="00F206DC">
      <w:pPr>
        <w:ind w:left="720"/>
      </w:pPr>
    </w:p>
    <w:p w14:paraId="705EE17E" w14:textId="77777777" w:rsidR="00F206DC" w:rsidRDefault="009D2490">
      <w:pPr>
        <w:ind w:left="720"/>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stop</w:t>
      </w:r>
    </w:p>
    <w:p w14:paraId="02FD92D7" w14:textId="77777777" w:rsidR="00F206DC" w:rsidRDefault="00F206DC"/>
    <w:p w14:paraId="54F70384" w14:textId="77777777" w:rsidR="00F206DC" w:rsidRDefault="009D2490">
      <w:r>
        <w:t xml:space="preserve">Check </w:t>
      </w:r>
      <w:proofErr w:type="spellStart"/>
      <w:r>
        <w:t>cloudera</w:t>
      </w:r>
      <w:proofErr w:type="spellEnd"/>
      <w:r>
        <w:t>-manager-server Status:</w:t>
      </w:r>
    </w:p>
    <w:p w14:paraId="234ECEC0" w14:textId="77777777" w:rsidR="00F206DC" w:rsidRDefault="009D2490">
      <w:r>
        <w:t xml:space="preserve"> </w:t>
      </w:r>
    </w:p>
    <w:p w14:paraId="215E6688" w14:textId="77777777" w:rsidR="00F206DC" w:rsidRDefault="009D2490">
      <w:pPr>
        <w:numPr>
          <w:ilvl w:val="0"/>
          <w:numId w:val="22"/>
        </w:numPr>
        <w:contextualSpacing/>
      </w:pPr>
      <w:r>
        <w:t xml:space="preserve">Login to </w:t>
      </w:r>
      <w:r>
        <w:t>10.100.74.41</w:t>
      </w:r>
      <w:r>
        <w:t xml:space="preserve">host as </w:t>
      </w:r>
      <w:r>
        <w:rPr>
          <w:rFonts w:ascii="Helvetica Neue" w:eastAsia="Helvetica Neue" w:hAnsi="Helvetica Neue" w:cs="Helvetica Neue"/>
        </w:rPr>
        <w:t>“</w:t>
      </w:r>
      <w:r>
        <w:t>root</w:t>
      </w:r>
      <w:r>
        <w:rPr>
          <w:rFonts w:ascii="Helvetica Neue" w:eastAsia="Helvetica Neue" w:hAnsi="Helvetica Neue" w:cs="Helvetica Neue"/>
        </w:rPr>
        <w:t>” user</w:t>
      </w:r>
    </w:p>
    <w:p w14:paraId="3D902D86" w14:textId="77777777" w:rsidR="00F206DC" w:rsidRDefault="009D2490">
      <w:pPr>
        <w:numPr>
          <w:ilvl w:val="0"/>
          <w:numId w:val="22"/>
        </w:numPr>
        <w:contextualSpacing/>
      </w:pPr>
      <w:r>
        <w:t>On Shell execute the below command</w:t>
      </w:r>
    </w:p>
    <w:p w14:paraId="5F2F3768" w14:textId="77777777" w:rsidR="00F206DC" w:rsidRDefault="00F206DC">
      <w:pPr>
        <w:ind w:left="720"/>
      </w:pPr>
    </w:p>
    <w:p w14:paraId="316D86CB"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status</w:t>
      </w:r>
    </w:p>
    <w:p w14:paraId="51D8F6CE" w14:textId="77777777" w:rsidR="00F206DC" w:rsidRDefault="00F206DC"/>
    <w:p w14:paraId="0B812D9B" w14:textId="77777777" w:rsidR="00F206DC" w:rsidRDefault="009D2490">
      <w:pPr>
        <w:pStyle w:val="Heading3"/>
      </w:pPr>
      <w:bookmarkStart w:id="94" w:name="_1baon6m" w:colFirst="0" w:colLast="0"/>
      <w:bookmarkEnd w:id="94"/>
      <w:r>
        <w:t>Cloudera-Agent</w:t>
      </w:r>
    </w:p>
    <w:p w14:paraId="75BF54F1" w14:textId="77777777" w:rsidR="00F206DC" w:rsidRDefault="00F206DC"/>
    <w:p w14:paraId="482AA640" w14:textId="77777777" w:rsidR="00F206DC" w:rsidRDefault="009D2490">
      <w:r>
        <w:t xml:space="preserve">Start </w:t>
      </w:r>
      <w:proofErr w:type="spellStart"/>
      <w:r>
        <w:t>cloudera</w:t>
      </w:r>
      <w:proofErr w:type="spellEnd"/>
      <w:r>
        <w:t xml:space="preserve">-agent: </w:t>
      </w:r>
    </w:p>
    <w:p w14:paraId="2738B31A" w14:textId="77777777" w:rsidR="00F206DC" w:rsidRDefault="00F206DC"/>
    <w:p w14:paraId="453BBBB8" w14:textId="77777777" w:rsidR="00F206DC" w:rsidRDefault="009D2490">
      <w:pPr>
        <w:numPr>
          <w:ilvl w:val="0"/>
          <w:numId w:val="22"/>
        </w:numPr>
        <w:contextualSpacing/>
      </w:pPr>
      <w:r>
        <w:t xml:space="preserve">Login to </w:t>
      </w:r>
      <w:hyperlink r:id="rId28">
        <w:r>
          <w:rPr>
            <w:color w:val="1155CC"/>
            <w:u w:val="single"/>
          </w:rPr>
          <w:t>netf-pmbigdat02</w:t>
        </w:r>
      </w:hyperlink>
      <w:r>
        <w:t xml:space="preserve">/ </w:t>
      </w:r>
      <w:hyperlink r:id="rId29">
        <w:proofErr w:type="spellStart"/>
        <w:r>
          <w:rPr>
            <w:rFonts w:ascii="Roboto" w:eastAsia="Roboto" w:hAnsi="Roboto" w:cs="Roboto"/>
            <w:color w:val="004D6F"/>
            <w:sz w:val="21"/>
            <w:szCs w:val="21"/>
            <w:highlight w:val="white"/>
            <w:u w:val="single"/>
          </w:rPr>
          <w:t>netf-pebigdat</w:t>
        </w:r>
        <w:proofErr w:type="spellEnd"/>
      </w:hyperlink>
      <w:r>
        <w:t>[01-0</w:t>
      </w:r>
      <w:r>
        <w:t>4</w:t>
      </w:r>
      <w:r>
        <w:t>].</w:t>
      </w:r>
      <w:hyperlink r:id="rId30">
        <w:r>
          <w:rPr>
            <w:rFonts w:ascii="Roboto" w:eastAsia="Roboto" w:hAnsi="Roboto" w:cs="Roboto"/>
            <w:color w:val="004D6F"/>
            <w:sz w:val="21"/>
            <w:szCs w:val="21"/>
            <w:u w:val="single"/>
            <w:shd w:val="clear" w:color="auto" w:fill="F9F9F9"/>
          </w:rPr>
          <w:t>epmtelco.com.co</w:t>
        </w:r>
      </w:hyperlink>
      <w:r>
        <w:t xml:space="preserve">/ netfvm-pexbig0 [1-2]. </w:t>
      </w:r>
      <w:hyperlink r:id="rId31">
        <w:r>
          <w:rPr>
            <w:rFonts w:ascii="Roboto" w:eastAsia="Roboto" w:hAnsi="Roboto" w:cs="Roboto"/>
            <w:color w:val="004D6F"/>
            <w:sz w:val="21"/>
            <w:szCs w:val="21"/>
            <w:u w:val="single"/>
            <w:shd w:val="clear" w:color="auto" w:fill="F9F9F9"/>
          </w:rPr>
          <w:t>epmtelco.com.</w:t>
        </w:r>
        <w:proofErr w:type="spellStart"/>
        <w:r>
          <w:rPr>
            <w:rFonts w:ascii="Roboto" w:eastAsia="Roboto" w:hAnsi="Roboto" w:cs="Roboto"/>
            <w:color w:val="004D6F"/>
            <w:sz w:val="21"/>
            <w:szCs w:val="21"/>
            <w:u w:val="single"/>
            <w:shd w:val="clear" w:color="auto" w:fill="F9F9F9"/>
          </w:rPr>
          <w:t>co</w:t>
        </w:r>
      </w:hyperlink>
      <w:r>
        <w:t xml:space="preserve"> </w:t>
      </w:r>
      <w:r>
        <w:t>host</w:t>
      </w:r>
      <w:proofErr w:type="spellEnd"/>
      <w:r>
        <w:t xml:space="preserve"> as </w:t>
      </w:r>
      <w:r>
        <w:rPr>
          <w:rFonts w:ascii="Helvetica Neue" w:eastAsia="Helvetica Neue" w:hAnsi="Helvetica Neue" w:cs="Helvetica Neue"/>
        </w:rPr>
        <w:t>“root” user</w:t>
      </w:r>
    </w:p>
    <w:p w14:paraId="1F9D626E" w14:textId="77777777" w:rsidR="00F206DC" w:rsidRDefault="009D2490">
      <w:pPr>
        <w:numPr>
          <w:ilvl w:val="0"/>
          <w:numId w:val="22"/>
        </w:numPr>
        <w:contextualSpacing/>
      </w:pPr>
      <w:r>
        <w:t>On Shell execute the below command</w:t>
      </w:r>
    </w:p>
    <w:p w14:paraId="73D5CE9B" w14:textId="77777777" w:rsidR="00F206DC" w:rsidRDefault="00F206DC">
      <w:pPr>
        <w:ind w:left="720"/>
      </w:pPr>
    </w:p>
    <w:p w14:paraId="6C63F66F"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start</w:t>
      </w:r>
    </w:p>
    <w:p w14:paraId="51F1F057" w14:textId="77777777" w:rsidR="00F206DC" w:rsidRDefault="00F206DC">
      <w:pPr>
        <w:ind w:left="720"/>
      </w:pPr>
    </w:p>
    <w:p w14:paraId="499E28B9" w14:textId="77777777" w:rsidR="00F206DC" w:rsidRDefault="009D2490">
      <w:r>
        <w:t xml:space="preserve">Stop </w:t>
      </w:r>
      <w:proofErr w:type="spellStart"/>
      <w:r>
        <w:t>cloudera</w:t>
      </w:r>
      <w:proofErr w:type="spellEnd"/>
      <w:r>
        <w:t xml:space="preserve">-agent: </w:t>
      </w:r>
    </w:p>
    <w:p w14:paraId="538D295B" w14:textId="77777777" w:rsidR="00F206DC" w:rsidRDefault="00F206DC"/>
    <w:p w14:paraId="69787454" w14:textId="77777777" w:rsidR="00F206DC" w:rsidRDefault="009D2490">
      <w:pPr>
        <w:numPr>
          <w:ilvl w:val="0"/>
          <w:numId w:val="22"/>
        </w:numPr>
        <w:contextualSpacing/>
      </w:pPr>
      <w:r>
        <w:t xml:space="preserve">Login to </w:t>
      </w:r>
      <w:hyperlink r:id="rId32">
        <w:r>
          <w:rPr>
            <w:color w:val="1155CC"/>
            <w:u w:val="single"/>
          </w:rPr>
          <w:t>netf-pmbigdat02</w:t>
        </w:r>
      </w:hyperlink>
      <w:r>
        <w:t xml:space="preserve">/ </w:t>
      </w:r>
      <w:hyperlink r:id="rId33">
        <w:proofErr w:type="spellStart"/>
        <w:r>
          <w:rPr>
            <w:rFonts w:ascii="Roboto" w:eastAsia="Roboto" w:hAnsi="Roboto" w:cs="Roboto"/>
            <w:color w:val="004D6F"/>
            <w:sz w:val="21"/>
            <w:szCs w:val="21"/>
            <w:highlight w:val="white"/>
            <w:u w:val="single"/>
          </w:rPr>
          <w:t>netf-pebigdat</w:t>
        </w:r>
        <w:proofErr w:type="spellEnd"/>
      </w:hyperlink>
      <w:r>
        <w:t>[01-04].</w:t>
      </w:r>
      <w:hyperlink r:id="rId34">
        <w:r>
          <w:rPr>
            <w:rFonts w:ascii="Roboto" w:eastAsia="Roboto" w:hAnsi="Roboto" w:cs="Roboto"/>
            <w:color w:val="004D6F"/>
            <w:sz w:val="21"/>
            <w:szCs w:val="21"/>
            <w:u w:val="single"/>
            <w:shd w:val="clear" w:color="auto" w:fill="F9F9F9"/>
          </w:rPr>
          <w:t>epmtelco.com.co</w:t>
        </w:r>
      </w:hyperlink>
      <w:r>
        <w:t xml:space="preserve">/ netfvm-pexbig0 [1-2]. </w:t>
      </w:r>
      <w:hyperlink r:id="rId35">
        <w:r>
          <w:rPr>
            <w:rFonts w:ascii="Roboto" w:eastAsia="Roboto" w:hAnsi="Roboto" w:cs="Roboto"/>
            <w:color w:val="004D6F"/>
            <w:sz w:val="21"/>
            <w:szCs w:val="21"/>
            <w:u w:val="single"/>
            <w:shd w:val="clear" w:color="auto" w:fill="F9F9F9"/>
          </w:rPr>
          <w:t>epmtelco.com.</w:t>
        </w:r>
        <w:proofErr w:type="spellStart"/>
        <w:r>
          <w:rPr>
            <w:rFonts w:ascii="Roboto" w:eastAsia="Roboto" w:hAnsi="Roboto" w:cs="Roboto"/>
            <w:color w:val="004D6F"/>
            <w:sz w:val="21"/>
            <w:szCs w:val="21"/>
            <w:u w:val="single"/>
            <w:shd w:val="clear" w:color="auto" w:fill="F9F9F9"/>
          </w:rPr>
          <w:t>co</w:t>
        </w:r>
      </w:hyperlink>
      <w:r>
        <w:t xml:space="preserve"> host</w:t>
      </w:r>
      <w:proofErr w:type="spellEnd"/>
      <w:r>
        <w:t xml:space="preserve"> as </w:t>
      </w:r>
      <w:r>
        <w:rPr>
          <w:rFonts w:ascii="Helvetica Neue" w:eastAsia="Helvetica Neue" w:hAnsi="Helvetica Neue" w:cs="Helvetica Neue"/>
        </w:rPr>
        <w:t>“root” user</w:t>
      </w:r>
    </w:p>
    <w:p w14:paraId="4D13A669" w14:textId="77777777" w:rsidR="00F206DC" w:rsidRDefault="00F206DC">
      <w:pPr>
        <w:rPr>
          <w:rFonts w:ascii="Helvetica Neue" w:eastAsia="Helvetica Neue" w:hAnsi="Helvetica Neue" w:cs="Helvetica Neue"/>
        </w:rPr>
      </w:pPr>
    </w:p>
    <w:p w14:paraId="05E3F991" w14:textId="77777777" w:rsidR="00F206DC" w:rsidRDefault="009D2490">
      <w:pPr>
        <w:numPr>
          <w:ilvl w:val="0"/>
          <w:numId w:val="22"/>
        </w:numPr>
        <w:contextualSpacing/>
      </w:pPr>
      <w:r>
        <w:lastRenderedPageBreak/>
        <w:t>On Shell execute the below command</w:t>
      </w:r>
    </w:p>
    <w:p w14:paraId="15E9E6FA" w14:textId="77777777" w:rsidR="00F206DC" w:rsidRDefault="00F206DC">
      <w:pPr>
        <w:ind w:left="720"/>
      </w:pPr>
    </w:p>
    <w:p w14:paraId="494EBA3E"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stop</w:t>
      </w:r>
    </w:p>
    <w:p w14:paraId="6C4BC9EB" w14:textId="77777777" w:rsidR="00F206DC" w:rsidRDefault="00F206DC"/>
    <w:p w14:paraId="328E1DB4" w14:textId="77777777" w:rsidR="00F206DC" w:rsidRDefault="009D2490">
      <w:r>
        <w:t>Check Cloudera-agent Status:</w:t>
      </w:r>
    </w:p>
    <w:p w14:paraId="11165A6F" w14:textId="77777777" w:rsidR="00F206DC" w:rsidRDefault="009D2490">
      <w:r>
        <w:t xml:space="preserve"> </w:t>
      </w:r>
    </w:p>
    <w:p w14:paraId="21981836" w14:textId="77777777" w:rsidR="00F206DC" w:rsidRDefault="009D2490">
      <w:pPr>
        <w:numPr>
          <w:ilvl w:val="0"/>
          <w:numId w:val="22"/>
        </w:numPr>
        <w:contextualSpacing/>
      </w:pPr>
      <w:r>
        <w:t xml:space="preserve">Login to </w:t>
      </w:r>
      <w:hyperlink r:id="rId36">
        <w:r>
          <w:rPr>
            <w:color w:val="1155CC"/>
            <w:u w:val="single"/>
          </w:rPr>
          <w:t>netf-pmbigdat02</w:t>
        </w:r>
      </w:hyperlink>
      <w:r>
        <w:t xml:space="preserve">/ </w:t>
      </w:r>
      <w:hyperlink r:id="rId37">
        <w:proofErr w:type="spellStart"/>
        <w:r>
          <w:rPr>
            <w:rFonts w:ascii="Roboto" w:eastAsia="Roboto" w:hAnsi="Roboto" w:cs="Roboto"/>
            <w:color w:val="004D6F"/>
            <w:sz w:val="21"/>
            <w:szCs w:val="21"/>
            <w:highlight w:val="white"/>
            <w:u w:val="single"/>
          </w:rPr>
          <w:t>netf-pebigdat</w:t>
        </w:r>
        <w:proofErr w:type="spellEnd"/>
      </w:hyperlink>
      <w:r>
        <w:t>[01-04].</w:t>
      </w:r>
      <w:hyperlink r:id="rId38">
        <w:r>
          <w:rPr>
            <w:rFonts w:ascii="Roboto" w:eastAsia="Roboto" w:hAnsi="Roboto" w:cs="Roboto"/>
            <w:color w:val="004D6F"/>
            <w:sz w:val="21"/>
            <w:szCs w:val="21"/>
            <w:u w:val="single"/>
            <w:shd w:val="clear" w:color="auto" w:fill="F9F9F9"/>
          </w:rPr>
          <w:t>epmtelco.com.co</w:t>
        </w:r>
      </w:hyperlink>
      <w:r>
        <w:t xml:space="preserve">/ netfvm-pexbig0 [1-2]. </w:t>
      </w:r>
      <w:hyperlink r:id="rId39">
        <w:r>
          <w:rPr>
            <w:rFonts w:ascii="Roboto" w:eastAsia="Roboto" w:hAnsi="Roboto" w:cs="Roboto"/>
            <w:color w:val="004D6F"/>
            <w:sz w:val="21"/>
            <w:szCs w:val="21"/>
            <w:u w:val="single"/>
            <w:shd w:val="clear" w:color="auto" w:fill="F9F9F9"/>
          </w:rPr>
          <w:t>epmtelco.com.</w:t>
        </w:r>
        <w:proofErr w:type="spellStart"/>
        <w:r>
          <w:rPr>
            <w:rFonts w:ascii="Roboto" w:eastAsia="Roboto" w:hAnsi="Roboto" w:cs="Roboto"/>
            <w:color w:val="004D6F"/>
            <w:sz w:val="21"/>
            <w:szCs w:val="21"/>
            <w:u w:val="single"/>
            <w:shd w:val="clear" w:color="auto" w:fill="F9F9F9"/>
          </w:rPr>
          <w:t>co</w:t>
        </w:r>
      </w:hyperlink>
      <w:r>
        <w:t xml:space="preserve"> host</w:t>
      </w:r>
      <w:proofErr w:type="spellEnd"/>
      <w:r>
        <w:t xml:space="preserve"> as </w:t>
      </w:r>
      <w:r>
        <w:rPr>
          <w:rFonts w:ascii="Helvetica Neue" w:eastAsia="Helvetica Neue" w:hAnsi="Helvetica Neue" w:cs="Helvetica Neue"/>
        </w:rPr>
        <w:t>“root” user</w:t>
      </w:r>
    </w:p>
    <w:p w14:paraId="62E598D2" w14:textId="77777777" w:rsidR="00F206DC" w:rsidRDefault="00F206DC">
      <w:pPr>
        <w:rPr>
          <w:rFonts w:ascii="Helvetica Neue" w:eastAsia="Helvetica Neue" w:hAnsi="Helvetica Neue" w:cs="Helvetica Neue"/>
        </w:rPr>
      </w:pPr>
    </w:p>
    <w:p w14:paraId="1D249BE3" w14:textId="77777777" w:rsidR="00F206DC" w:rsidRDefault="009D2490">
      <w:pPr>
        <w:numPr>
          <w:ilvl w:val="0"/>
          <w:numId w:val="22"/>
        </w:numPr>
        <w:contextualSpacing/>
      </w:pPr>
      <w:r>
        <w:t>On Shell execute the below command</w:t>
      </w:r>
    </w:p>
    <w:p w14:paraId="207D2703" w14:textId="77777777" w:rsidR="00F206DC" w:rsidRDefault="00F206DC">
      <w:pPr>
        <w:ind w:left="720"/>
      </w:pPr>
    </w:p>
    <w:p w14:paraId="7C4E65DE" w14:textId="77777777" w:rsidR="00F206DC" w:rsidRDefault="009D2490">
      <w:pPr>
        <w:ind w:left="720"/>
        <w:rPr>
          <w:rFonts w:ascii="Courier New" w:eastAsia="Courier New" w:hAnsi="Courier New" w:cs="Courier New"/>
        </w:rPr>
      </w:pPr>
      <w:r>
        <w:rPr>
          <w:rFonts w:ascii="Courier New" w:eastAsia="Courier New" w:hAnsi="Courier New" w:cs="Courier New"/>
        </w:rPr>
        <w:t xml:space="preserve">&gt; service </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status</w:t>
      </w:r>
    </w:p>
    <w:p w14:paraId="66A6F64C" w14:textId="77777777" w:rsidR="00F206DC" w:rsidRDefault="00F206DC"/>
    <w:p w14:paraId="2E43BD2B" w14:textId="77777777" w:rsidR="00F206DC" w:rsidRDefault="00F206DC"/>
    <w:p w14:paraId="77BCE240" w14:textId="77777777" w:rsidR="00F206DC" w:rsidRDefault="009D2490">
      <w:pPr>
        <w:pStyle w:val="Heading2"/>
      </w:pPr>
      <w:bookmarkStart w:id="95" w:name="_3vac5uf" w:colFirst="0" w:colLast="0"/>
      <w:bookmarkEnd w:id="95"/>
      <w:r>
        <w:t>Logs for Cloudera manager server/agents:</w:t>
      </w:r>
    </w:p>
    <w:p w14:paraId="2440A3F8" w14:textId="77777777" w:rsidR="00F206DC" w:rsidRDefault="00F206DC"/>
    <w:p w14:paraId="5EDF182A" w14:textId="77777777" w:rsidR="00F206DC" w:rsidRDefault="009D2490">
      <w:pPr>
        <w:pStyle w:val="Heading3"/>
      </w:pPr>
      <w:bookmarkStart w:id="96" w:name="_2afmg28" w:colFirst="0" w:colLast="0"/>
      <w:bookmarkEnd w:id="96"/>
      <w:r>
        <w:t xml:space="preserve">Cloudera-Manager-Server </w:t>
      </w:r>
    </w:p>
    <w:p w14:paraId="2FAEF081" w14:textId="77777777" w:rsidR="00F206DC" w:rsidRDefault="00F206DC"/>
    <w:p w14:paraId="654D5842" w14:textId="77777777" w:rsidR="00F206DC" w:rsidRDefault="009D2490">
      <w:r>
        <w:t xml:space="preserve">On </w:t>
      </w:r>
      <w:hyperlink r:id="rId40">
        <w:r>
          <w:rPr>
            <w:rFonts w:ascii="Roboto" w:eastAsia="Roboto" w:hAnsi="Roboto" w:cs="Roboto"/>
            <w:color w:val="004D6F"/>
            <w:sz w:val="21"/>
            <w:szCs w:val="21"/>
            <w:highlight w:val="white"/>
            <w:u w:val="single"/>
          </w:rPr>
          <w:t>netf-pmbigdat01.epmtelco.com.co</w:t>
        </w:r>
      </w:hyperlink>
      <w:r>
        <w:t xml:space="preserve"> path is as below:</w:t>
      </w:r>
    </w:p>
    <w:p w14:paraId="633FBC2F" w14:textId="77777777" w:rsidR="00F206DC" w:rsidRDefault="00F206DC"/>
    <w:p w14:paraId="1F23399B" w14:textId="77777777" w:rsidR="00F206DC" w:rsidRDefault="009D2490">
      <w:pPr>
        <w:rPr>
          <w:rFonts w:ascii="Courier New" w:eastAsia="Courier New" w:hAnsi="Courier New" w:cs="Courier New"/>
        </w:rPr>
      </w:pPr>
      <w:r>
        <w:rPr>
          <w:rFonts w:ascii="Courier New" w:eastAsia="Courier New" w:hAnsi="Courier New" w:cs="Courier New"/>
        </w:rPr>
        <w:t>&gt; /</w:t>
      </w:r>
      <w:proofErr w:type="spellStart"/>
      <w:r>
        <w:rPr>
          <w:rFonts w:ascii="Courier New" w:eastAsia="Courier New" w:hAnsi="Courier New" w:cs="Courier New"/>
        </w:rPr>
        <w:t>var</w:t>
      </w:r>
      <w:proofErr w:type="spellEnd"/>
      <w:r>
        <w:rPr>
          <w:rFonts w:ascii="Courier New" w:eastAsia="Courier New" w:hAnsi="Courier New" w:cs="Courier New"/>
        </w:rPr>
        <w:t>/log/</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-server/ cloudera-scm-server.log</w:t>
      </w:r>
    </w:p>
    <w:p w14:paraId="2565C3AE" w14:textId="77777777" w:rsidR="00F206DC" w:rsidRDefault="00F206DC">
      <w:pPr>
        <w:rPr>
          <w:rFonts w:ascii="Courier New" w:eastAsia="Courier New" w:hAnsi="Courier New" w:cs="Courier New"/>
        </w:rPr>
      </w:pPr>
    </w:p>
    <w:p w14:paraId="4C10B1EB" w14:textId="77777777" w:rsidR="00F206DC" w:rsidRDefault="009D2490">
      <w:pPr>
        <w:pStyle w:val="Heading3"/>
      </w:pPr>
      <w:bookmarkStart w:id="97" w:name="_pkwqa1" w:colFirst="0" w:colLast="0"/>
      <w:bookmarkEnd w:id="97"/>
      <w:r>
        <w:t>Cloudera-Agent Logs</w:t>
      </w:r>
    </w:p>
    <w:p w14:paraId="378657B1" w14:textId="77777777" w:rsidR="00F206DC" w:rsidRDefault="00F206DC"/>
    <w:p w14:paraId="37DEFA8B" w14:textId="77777777" w:rsidR="00F206DC" w:rsidRDefault="009D2490">
      <w:r>
        <w:t xml:space="preserve">On </w:t>
      </w:r>
      <w:hyperlink r:id="rId41">
        <w:r>
          <w:rPr>
            <w:color w:val="1155CC"/>
            <w:u w:val="single"/>
          </w:rPr>
          <w:t>netf-pmbigdat02</w:t>
        </w:r>
      </w:hyperlink>
      <w:r>
        <w:t xml:space="preserve">/ </w:t>
      </w:r>
      <w:hyperlink r:id="rId42">
        <w:proofErr w:type="spellStart"/>
        <w:r>
          <w:rPr>
            <w:rFonts w:ascii="Roboto" w:eastAsia="Roboto" w:hAnsi="Roboto" w:cs="Roboto"/>
            <w:color w:val="004D6F"/>
            <w:sz w:val="21"/>
            <w:szCs w:val="21"/>
            <w:highlight w:val="white"/>
            <w:u w:val="single"/>
          </w:rPr>
          <w:t>netf-pebigdat</w:t>
        </w:r>
        <w:proofErr w:type="spellEnd"/>
      </w:hyperlink>
      <w:r>
        <w:t>[01-04].</w:t>
      </w:r>
      <w:hyperlink r:id="rId43">
        <w:r>
          <w:rPr>
            <w:rFonts w:ascii="Roboto" w:eastAsia="Roboto" w:hAnsi="Roboto" w:cs="Roboto"/>
            <w:color w:val="004D6F"/>
            <w:sz w:val="21"/>
            <w:szCs w:val="21"/>
            <w:u w:val="single"/>
            <w:shd w:val="clear" w:color="auto" w:fill="F9F9F9"/>
          </w:rPr>
          <w:t>epmt</w:t>
        </w:r>
        <w:r>
          <w:rPr>
            <w:rFonts w:ascii="Roboto" w:eastAsia="Roboto" w:hAnsi="Roboto" w:cs="Roboto"/>
            <w:color w:val="004D6F"/>
            <w:sz w:val="21"/>
            <w:szCs w:val="21"/>
            <w:u w:val="single"/>
            <w:shd w:val="clear" w:color="auto" w:fill="F9F9F9"/>
          </w:rPr>
          <w:t>elco.com.co</w:t>
        </w:r>
      </w:hyperlink>
      <w:r>
        <w:t xml:space="preserve">/ netfvm-pexbig0 [1-2]. </w:t>
      </w:r>
      <w:hyperlink r:id="rId44">
        <w:r>
          <w:rPr>
            <w:rFonts w:ascii="Roboto" w:eastAsia="Roboto" w:hAnsi="Roboto" w:cs="Roboto"/>
            <w:color w:val="004D6F"/>
            <w:sz w:val="21"/>
            <w:szCs w:val="21"/>
            <w:u w:val="single"/>
            <w:shd w:val="clear" w:color="auto" w:fill="F9F9F9"/>
          </w:rPr>
          <w:t>epmtelco.com.co</w:t>
        </w:r>
      </w:hyperlink>
      <w:r>
        <w:t xml:space="preserve"> path is as </w:t>
      </w:r>
      <w:proofErr w:type="gramStart"/>
      <w:r>
        <w:t>below :</w:t>
      </w:r>
      <w:proofErr w:type="gramEnd"/>
    </w:p>
    <w:p w14:paraId="003E66CA" w14:textId="77777777" w:rsidR="00F206DC" w:rsidRDefault="00F206DC"/>
    <w:p w14:paraId="74FA0103" w14:textId="77777777" w:rsidR="00F206DC" w:rsidRDefault="009D2490">
      <w:pPr>
        <w:rPr>
          <w:rFonts w:ascii="Courier New" w:eastAsia="Courier New" w:hAnsi="Courier New" w:cs="Courier New"/>
        </w:rPr>
      </w:pPr>
      <w:r>
        <w:rPr>
          <w:rFonts w:ascii="Courier New" w:eastAsia="Courier New" w:hAnsi="Courier New" w:cs="Courier New"/>
        </w:rPr>
        <w:t>&gt; /</w:t>
      </w:r>
      <w:proofErr w:type="spellStart"/>
      <w:r>
        <w:rPr>
          <w:rFonts w:ascii="Courier New" w:eastAsia="Courier New" w:hAnsi="Courier New" w:cs="Courier New"/>
        </w:rPr>
        <w:t>var</w:t>
      </w:r>
      <w:proofErr w:type="spellEnd"/>
      <w:r>
        <w:rPr>
          <w:rFonts w:ascii="Courier New" w:eastAsia="Courier New" w:hAnsi="Courier New" w:cs="Courier New"/>
        </w:rPr>
        <w:t>/log/</w:t>
      </w:r>
      <w:proofErr w:type="spellStart"/>
      <w:r>
        <w:rPr>
          <w:rFonts w:ascii="Courier New" w:eastAsia="Courier New" w:hAnsi="Courier New" w:cs="Courier New"/>
        </w:rPr>
        <w:t>cloudera</w:t>
      </w:r>
      <w:proofErr w:type="spellEnd"/>
      <w:r>
        <w:rPr>
          <w:rFonts w:ascii="Courier New" w:eastAsia="Courier New" w:hAnsi="Courier New" w:cs="Courier New"/>
        </w:rPr>
        <w:t>-</w:t>
      </w:r>
      <w:proofErr w:type="spellStart"/>
      <w:r>
        <w:rPr>
          <w:rFonts w:ascii="Courier New" w:eastAsia="Courier New" w:hAnsi="Courier New" w:cs="Courier New"/>
        </w:rPr>
        <w:t>scm</w:t>
      </w:r>
      <w:proofErr w:type="spellEnd"/>
      <w:r>
        <w:rPr>
          <w:rFonts w:ascii="Courier New" w:eastAsia="Courier New" w:hAnsi="Courier New" w:cs="Courier New"/>
        </w:rPr>
        <w:t>-agent/ cloudera-scm-agent.log</w:t>
      </w:r>
    </w:p>
    <w:p w14:paraId="3605C1AF" w14:textId="77777777" w:rsidR="00F206DC" w:rsidRDefault="00F206DC">
      <w:pPr>
        <w:rPr>
          <w:rFonts w:ascii="Courier New" w:eastAsia="Courier New" w:hAnsi="Courier New" w:cs="Courier New"/>
        </w:rPr>
      </w:pPr>
    </w:p>
    <w:p w14:paraId="15E42687" w14:textId="77777777" w:rsidR="00F206DC" w:rsidRDefault="009D2490">
      <w:pPr>
        <w:pStyle w:val="Heading2"/>
      </w:pPr>
      <w:bookmarkStart w:id="98" w:name="_39kk8xu" w:colFirst="0" w:colLast="0"/>
      <w:bookmarkEnd w:id="98"/>
      <w:r>
        <w:t>Integrating Cloudera Manager with Active Directory</w:t>
      </w:r>
    </w:p>
    <w:p w14:paraId="6CA6B540" w14:textId="77777777" w:rsidR="00F206DC" w:rsidRDefault="00F206DC"/>
    <w:p w14:paraId="52843888" w14:textId="77777777" w:rsidR="00F206DC" w:rsidRDefault="009D2490">
      <w:pPr>
        <w:spacing w:after="200" w:line="276" w:lineRule="auto"/>
        <w:jc w:val="both"/>
      </w:pPr>
      <w:r>
        <w:t>For Cl</w:t>
      </w:r>
      <w:r>
        <w:t>oudera to connect to Active Directory, below are the pre-requisites:</w:t>
      </w:r>
    </w:p>
    <w:p w14:paraId="3579A2FB" w14:textId="77777777" w:rsidR="00F206DC" w:rsidRDefault="009D2490">
      <w:pPr>
        <w:numPr>
          <w:ilvl w:val="0"/>
          <w:numId w:val="23"/>
        </w:numPr>
        <w:spacing w:line="276" w:lineRule="auto"/>
        <w:contextualSpacing/>
        <w:jc w:val="both"/>
      </w:pPr>
      <w:r>
        <w:t xml:space="preserve">Bind user </w:t>
      </w:r>
    </w:p>
    <w:p w14:paraId="166E4E67" w14:textId="77777777" w:rsidR="00F206DC" w:rsidRDefault="009D2490">
      <w:pPr>
        <w:numPr>
          <w:ilvl w:val="0"/>
          <w:numId w:val="23"/>
        </w:numPr>
        <w:spacing w:line="276" w:lineRule="auto"/>
        <w:contextualSpacing/>
        <w:jc w:val="both"/>
      </w:pPr>
      <w:r>
        <w:t xml:space="preserve">Security groups for different roles in </w:t>
      </w:r>
      <w:proofErr w:type="spellStart"/>
      <w:r>
        <w:t>cloudera</w:t>
      </w:r>
      <w:proofErr w:type="spellEnd"/>
      <w:r>
        <w:t xml:space="preserve"> manager</w:t>
      </w:r>
    </w:p>
    <w:p w14:paraId="20C28961" w14:textId="77777777" w:rsidR="00F206DC" w:rsidRDefault="009D2490">
      <w:pPr>
        <w:numPr>
          <w:ilvl w:val="0"/>
          <w:numId w:val="23"/>
        </w:numPr>
        <w:spacing w:after="200" w:line="276" w:lineRule="auto"/>
        <w:contextualSpacing/>
        <w:jc w:val="both"/>
      </w:pPr>
      <w:proofErr w:type="spellStart"/>
      <w:r>
        <w:t>ldap</w:t>
      </w:r>
      <w:proofErr w:type="spellEnd"/>
      <w:r>
        <w:t xml:space="preserve"> URL with port </w:t>
      </w:r>
      <w:proofErr w:type="gramStart"/>
      <w:r>
        <w:t>( usually</w:t>
      </w:r>
      <w:proofErr w:type="gramEnd"/>
      <w:r>
        <w:t xml:space="preserve"> if it</w:t>
      </w:r>
      <w:r>
        <w:rPr>
          <w:rFonts w:ascii="Helvetica Neue" w:eastAsia="Helvetica Neue" w:hAnsi="Helvetica Neue" w:cs="Helvetica Neue"/>
        </w:rPr>
        <w:t xml:space="preserve">’s a </w:t>
      </w:r>
      <w:proofErr w:type="spellStart"/>
      <w:r>
        <w:rPr>
          <w:rFonts w:ascii="Helvetica Neue" w:eastAsia="Helvetica Neue" w:hAnsi="Helvetica Neue" w:cs="Helvetica Neue"/>
        </w:rPr>
        <w:t>non secure</w:t>
      </w:r>
      <w:proofErr w:type="spellEnd"/>
      <w:r>
        <w:rPr>
          <w:rFonts w:ascii="Helvetica Neue" w:eastAsia="Helvetica Neue" w:hAnsi="Helvetica Neue" w:cs="Helvetica Neue"/>
        </w:rPr>
        <w:t xml:space="preserve"> protocol port defaults to 389 and if it’s a secured protocol it defaul</w:t>
      </w:r>
      <w:r>
        <w:rPr>
          <w:rFonts w:ascii="Helvetica Neue" w:eastAsia="Helvetica Neue" w:hAnsi="Helvetica Neue" w:cs="Helvetica Neue"/>
        </w:rPr>
        <w:t>ts to 636 ) . AD administrator should be able to p</w:t>
      </w:r>
      <w:r>
        <w:t>rovide this information.</w:t>
      </w:r>
    </w:p>
    <w:p w14:paraId="621D1E69" w14:textId="77777777" w:rsidR="00F206DC" w:rsidRDefault="009D2490">
      <w:pPr>
        <w:pStyle w:val="Heading1"/>
        <w:numPr>
          <w:ilvl w:val="0"/>
          <w:numId w:val="9"/>
        </w:numPr>
      </w:pPr>
      <w:bookmarkStart w:id="99" w:name="_1opuj5n" w:colFirst="0" w:colLast="0"/>
      <w:bookmarkEnd w:id="99"/>
      <w:r>
        <w:t>Server Hostname:</w:t>
      </w:r>
    </w:p>
    <w:p w14:paraId="122489A0" w14:textId="77777777" w:rsidR="00F206DC" w:rsidRDefault="00F206DC"/>
    <w:p w14:paraId="1EC06CAF"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lastRenderedPageBreak/>
        <w:t>Hostname should be alphanumeric and in lower case. “_” underscore is not allowed.</w:t>
      </w:r>
    </w:p>
    <w:p w14:paraId="571639D5" w14:textId="77777777" w:rsidR="00F206DC" w:rsidRDefault="009D2490">
      <w:pPr>
        <w:pStyle w:val="Heading1"/>
        <w:numPr>
          <w:ilvl w:val="0"/>
          <w:numId w:val="9"/>
        </w:numPr>
      </w:pPr>
      <w:bookmarkStart w:id="100" w:name="_48pi1tg" w:colFirst="0" w:colLast="0"/>
      <w:bookmarkEnd w:id="100"/>
      <w:r>
        <w:t>Integrating servers to active directory</w:t>
      </w:r>
    </w:p>
    <w:p w14:paraId="0AB58C6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are few activities that are needed to declare a server has joined an Active Directory </w:t>
      </w:r>
      <w:proofErr w:type="gramStart"/>
      <w:r>
        <w:rPr>
          <w:rFonts w:ascii="Bookman Old Style" w:eastAsia="Bookman Old Style" w:hAnsi="Bookman Old Style" w:cs="Bookman Old Style"/>
        </w:rPr>
        <w:t>realm .</w:t>
      </w:r>
      <w:proofErr w:type="gramEnd"/>
      <w:r>
        <w:rPr>
          <w:rFonts w:ascii="Bookman Old Style" w:eastAsia="Bookman Old Style" w:hAnsi="Bookman Old Style" w:cs="Bookman Old Style"/>
        </w:rPr>
        <w:t xml:space="preserve">  Below are </w:t>
      </w:r>
    </w:p>
    <w:p w14:paraId="71D90896" w14:textId="77777777" w:rsidR="00F206DC" w:rsidRDefault="009D2490">
      <w:pPr>
        <w:numPr>
          <w:ilvl w:val="0"/>
          <w:numId w:val="8"/>
        </w:numPr>
        <w:contextualSpacing/>
      </w:pPr>
      <w:r>
        <w:rPr>
          <w:rFonts w:ascii="Bookman Old Style" w:eastAsia="Bookman Old Style" w:hAnsi="Bookman Old Style" w:cs="Bookman Old Style"/>
        </w:rPr>
        <w:t xml:space="preserve">Creating DNS </w:t>
      </w:r>
      <w:proofErr w:type="gramStart"/>
      <w:r>
        <w:rPr>
          <w:rFonts w:ascii="Bookman Old Style" w:eastAsia="Bookman Old Style" w:hAnsi="Bookman Old Style" w:cs="Bookman Old Style"/>
        </w:rPr>
        <w:t>Entries :</w:t>
      </w:r>
      <w:proofErr w:type="gramEnd"/>
      <w:r>
        <w:rPr>
          <w:rFonts w:ascii="Bookman Old Style" w:eastAsia="Bookman Old Style" w:hAnsi="Bookman Old Style" w:cs="Bookman Old Style"/>
        </w:rPr>
        <w:t xml:space="preserve"> This enables a server to have a forward and a reverse lookup based on its </w:t>
      </w:r>
      <w:proofErr w:type="spellStart"/>
      <w:r>
        <w:rPr>
          <w:rFonts w:ascii="Bookman Old Style" w:eastAsia="Bookman Old Style" w:hAnsi="Bookman Old Style" w:cs="Bookman Old Style"/>
        </w:rPr>
        <w:t>fqdn</w:t>
      </w:r>
      <w:proofErr w:type="spellEnd"/>
      <w:r>
        <w:rPr>
          <w:rFonts w:ascii="Bookman Old Style" w:eastAsia="Bookman Old Style" w:hAnsi="Bookman Old Style" w:cs="Bookman Old Style"/>
        </w:rPr>
        <w:t xml:space="preserve"> . </w:t>
      </w:r>
    </w:p>
    <w:p w14:paraId="2E2B5E46" w14:textId="77777777" w:rsidR="00F206DC" w:rsidRDefault="009D2490">
      <w:pPr>
        <w:numPr>
          <w:ilvl w:val="0"/>
          <w:numId w:val="8"/>
        </w:numPr>
        <w:contextualSpacing/>
      </w:pPr>
      <w:r>
        <w:rPr>
          <w:rFonts w:ascii="Bookman Old Style" w:eastAsia="Bookman Old Style" w:hAnsi="Bookman Old Style" w:cs="Bookman Old Style"/>
        </w:rPr>
        <w:t xml:space="preserve">Integrating Linux Servers to Active </w:t>
      </w:r>
      <w:proofErr w:type="gramStart"/>
      <w:r>
        <w:rPr>
          <w:rFonts w:ascii="Bookman Old Style" w:eastAsia="Bookman Old Style" w:hAnsi="Bookman Old Style" w:cs="Bookman Old Style"/>
        </w:rPr>
        <w:t>Dir</w:t>
      </w:r>
      <w:r>
        <w:rPr>
          <w:rFonts w:ascii="Bookman Old Style" w:eastAsia="Bookman Old Style" w:hAnsi="Bookman Old Style" w:cs="Bookman Old Style"/>
        </w:rPr>
        <w:t>ectory :</w:t>
      </w:r>
      <w:proofErr w:type="gramEnd"/>
      <w:r>
        <w:rPr>
          <w:rFonts w:ascii="Bookman Old Style" w:eastAsia="Bookman Old Style" w:hAnsi="Bookman Old Style" w:cs="Bookman Old Style"/>
        </w:rPr>
        <w:t xml:space="preserve"> Joining servers to corporate AD , allows users to authenticate against the corporate network .</w:t>
      </w:r>
    </w:p>
    <w:p w14:paraId="50CC7FF7" w14:textId="77777777" w:rsidR="00F206DC" w:rsidRDefault="009D2490">
      <w:pPr>
        <w:pStyle w:val="Heading2"/>
        <w:numPr>
          <w:ilvl w:val="1"/>
          <w:numId w:val="9"/>
        </w:numPr>
        <w:rPr>
          <w:rFonts w:ascii="Bookman Old Style" w:eastAsia="Bookman Old Style" w:hAnsi="Bookman Old Style" w:cs="Bookman Old Style"/>
        </w:rPr>
      </w:pPr>
      <w:bookmarkStart w:id="101" w:name="_2nusc19" w:colFirst="0" w:colLast="0"/>
      <w:bookmarkEnd w:id="101"/>
      <w:r>
        <w:rPr>
          <w:rFonts w:ascii="Bookman Old Style" w:eastAsia="Bookman Old Style" w:hAnsi="Bookman Old Style" w:cs="Bookman Old Style"/>
        </w:rPr>
        <w:t xml:space="preserve">Creating a DNS entry </w:t>
      </w:r>
    </w:p>
    <w:p w14:paraId="50560D1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example runs through the steps need to add a </w:t>
      </w:r>
      <w:proofErr w:type="spellStart"/>
      <w:r>
        <w:rPr>
          <w:rFonts w:ascii="Bookman Old Style" w:eastAsia="Bookman Old Style" w:hAnsi="Bookman Old Style" w:cs="Bookman Old Style"/>
        </w:rPr>
        <w:t>linux</w:t>
      </w:r>
      <w:proofErr w:type="spellEnd"/>
      <w:r>
        <w:rPr>
          <w:rFonts w:ascii="Bookman Old Style" w:eastAsia="Bookman Old Style" w:hAnsi="Bookman Old Style" w:cs="Bookman Old Style"/>
        </w:rPr>
        <w:t xml:space="preserve"> server to DNS server. </w:t>
      </w:r>
      <w:r>
        <w:rPr>
          <w:rFonts w:ascii="Bookman Old Style" w:eastAsia="Bookman Old Style" w:hAnsi="Bookman Old Style" w:cs="Bookman Old Style"/>
        </w:rPr>
        <w:tab/>
      </w:r>
    </w:p>
    <w:p w14:paraId="1040BD1E" w14:textId="77777777" w:rsidR="00F206DC" w:rsidRDefault="009D2490">
      <w:pPr>
        <w:numPr>
          <w:ilvl w:val="0"/>
          <w:numId w:val="14"/>
        </w:numPr>
        <w:rPr>
          <w:rFonts w:ascii="Bookman Old Style" w:eastAsia="Bookman Old Style" w:hAnsi="Bookman Old Style" w:cs="Bookman Old Style"/>
        </w:rPr>
      </w:pPr>
      <w:r>
        <w:rPr>
          <w:rFonts w:ascii="Bookman Old Style" w:eastAsia="Bookman Old Style" w:hAnsi="Bookman Old Style" w:cs="Bookman Old Style"/>
        </w:rPr>
        <w:t xml:space="preserve">On a freshly installed CentOS host run the below </w:t>
      </w:r>
      <w:proofErr w:type="gramStart"/>
      <w:r>
        <w:rPr>
          <w:rFonts w:ascii="Bookman Old Style" w:eastAsia="Bookman Old Style" w:hAnsi="Bookman Old Style" w:cs="Bookman Old Style"/>
        </w:rPr>
        <w:t>commands :</w:t>
      </w:r>
      <w:proofErr w:type="gramEnd"/>
    </w:p>
    <w:p w14:paraId="1EA3DD40" w14:textId="77777777" w:rsidR="00F206DC" w:rsidRDefault="009D2490">
      <w:pPr>
        <w:numPr>
          <w:ilvl w:val="0"/>
          <w:numId w:val="24"/>
        </w:numPr>
        <w:rPr>
          <w:rFonts w:ascii="Bookman Old Style" w:eastAsia="Bookman Old Style" w:hAnsi="Bookman Old Style" w:cs="Bookman Old Style"/>
        </w:rPr>
      </w:pPr>
      <w:r>
        <w:rPr>
          <w:rFonts w:ascii="Bookman Old Style" w:eastAsia="Bookman Old Style" w:hAnsi="Bookman Old Style" w:cs="Bookman Old Style"/>
        </w:rPr>
        <w:t>“</w:t>
      </w:r>
      <w:r>
        <w:rPr>
          <w:rFonts w:ascii="Courier New" w:eastAsia="Courier New" w:hAnsi="Courier New" w:cs="Courier New"/>
        </w:rPr>
        <w:t>hostname</w:t>
      </w:r>
      <w:r>
        <w:rPr>
          <w:rFonts w:ascii="Bookman Old Style" w:eastAsia="Bookman Old Style" w:hAnsi="Bookman Old Style" w:cs="Bookman Old Style"/>
        </w:rPr>
        <w:t>” returns the hostname of the server</w:t>
      </w:r>
    </w:p>
    <w:p w14:paraId="0F6BA051" w14:textId="77777777" w:rsidR="00F206DC" w:rsidRDefault="009D2490">
      <w:pPr>
        <w:numPr>
          <w:ilvl w:val="0"/>
          <w:numId w:val="24"/>
        </w:numPr>
        <w:rPr>
          <w:rFonts w:ascii="Bookman Old Style" w:eastAsia="Bookman Old Style" w:hAnsi="Bookman Old Style" w:cs="Bookman Old Style"/>
        </w:rPr>
      </w:pPr>
      <w:r>
        <w:rPr>
          <w:rFonts w:ascii="Bookman Old Style" w:eastAsia="Bookman Old Style" w:hAnsi="Bookman Old Style" w:cs="Bookman Old Style"/>
        </w:rPr>
        <w:t>“</w:t>
      </w:r>
      <w:r>
        <w:rPr>
          <w:rFonts w:ascii="Courier New" w:eastAsia="Courier New" w:hAnsi="Courier New" w:cs="Courier New"/>
        </w:rPr>
        <w:t>hostname -f</w:t>
      </w:r>
      <w:r>
        <w:rPr>
          <w:rFonts w:ascii="Bookman Old Style" w:eastAsia="Bookman Old Style" w:hAnsi="Bookman Old Style" w:cs="Bookman Old Style"/>
        </w:rPr>
        <w:t xml:space="preserve">” does not return any </w:t>
      </w:r>
      <w:proofErr w:type="gramStart"/>
      <w:r>
        <w:rPr>
          <w:rFonts w:ascii="Bookman Old Style" w:eastAsia="Bookman Old Style" w:hAnsi="Bookman Old Style" w:cs="Bookman Old Style"/>
        </w:rPr>
        <w:t>entry .</w:t>
      </w:r>
      <w:proofErr w:type="gramEnd"/>
      <w:r>
        <w:rPr>
          <w:rFonts w:ascii="Bookman Old Style" w:eastAsia="Bookman Old Style" w:hAnsi="Bookman Old Style" w:cs="Bookman Old Style"/>
        </w:rPr>
        <w:t xml:space="preserve"> Chances are the server does not have an entry in DNS yet </w:t>
      </w:r>
    </w:p>
    <w:p w14:paraId="2EF20284" w14:textId="77777777" w:rsidR="00F206DC" w:rsidRDefault="00F206DC">
      <w:pPr>
        <w:rPr>
          <w:rFonts w:ascii="Bookman Old Style" w:eastAsia="Bookman Old Style" w:hAnsi="Bookman Old Style" w:cs="Bookman Old Style"/>
        </w:rPr>
      </w:pPr>
    </w:p>
    <w:p w14:paraId="1557598C"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5638E4FC" wp14:editId="5FB580BF">
            <wp:extent cx="5541264" cy="4010200"/>
            <wp:effectExtent l="0" t="0" r="0" b="0"/>
            <wp:docPr id="10" name="image19.png" descr="ttps://lh5.googleusercontent.com/KqWil1ezJVuUWsSgoMDby7-692szIIceTS-5eP6RcffEBYixX4PLM9h7D004Jthrtiamm_d"/>
            <wp:cNvGraphicFramePr/>
            <a:graphic xmlns:a="http://schemas.openxmlformats.org/drawingml/2006/main">
              <a:graphicData uri="http://schemas.openxmlformats.org/drawingml/2006/picture">
                <pic:pic xmlns:pic="http://schemas.openxmlformats.org/drawingml/2006/picture">
                  <pic:nvPicPr>
                    <pic:cNvPr id="0" name="image19.png" descr="ttps://lh5.googleusercontent.com/KqWil1ezJVuUWsSgoMDby7-692szIIceTS-5eP6RcffEBYixX4PLM9h7D004Jthrtiamm_d"/>
                    <pic:cNvPicPr preferRelativeResize="0"/>
                  </pic:nvPicPr>
                  <pic:blipFill>
                    <a:blip r:embed="rId45"/>
                    <a:srcRect/>
                    <a:stretch>
                      <a:fillRect/>
                    </a:stretch>
                  </pic:blipFill>
                  <pic:spPr>
                    <a:xfrm>
                      <a:off x="0" y="0"/>
                      <a:ext cx="5541264" cy="4010200"/>
                    </a:xfrm>
                    <a:prstGeom prst="rect">
                      <a:avLst/>
                    </a:prstGeom>
                    <a:ln/>
                  </pic:spPr>
                </pic:pic>
              </a:graphicData>
            </a:graphic>
          </wp:inline>
        </w:drawing>
      </w:r>
    </w:p>
    <w:p w14:paraId="5313104C" w14:textId="77777777" w:rsidR="00F206DC" w:rsidRDefault="00F206DC">
      <w:pPr>
        <w:rPr>
          <w:rFonts w:ascii="Bookman Old Style" w:eastAsia="Bookman Old Style" w:hAnsi="Bookman Old Style" w:cs="Bookman Old Style"/>
        </w:rPr>
      </w:pPr>
    </w:p>
    <w:p w14:paraId="1D65158B" w14:textId="77777777" w:rsidR="00F206DC" w:rsidRDefault="009D2490">
      <w:pPr>
        <w:numPr>
          <w:ilvl w:val="0"/>
          <w:numId w:val="29"/>
        </w:numPr>
        <w:rPr>
          <w:rFonts w:ascii="Bookman Old Style" w:eastAsia="Bookman Old Style" w:hAnsi="Bookman Old Style" w:cs="Bookman Old Style"/>
        </w:rPr>
      </w:pPr>
      <w:r>
        <w:rPr>
          <w:rFonts w:ascii="Bookman Old Style" w:eastAsia="Bookman Old Style" w:hAnsi="Bookman Old Style" w:cs="Bookman Old Style"/>
        </w:rPr>
        <w:t xml:space="preserve">Login to the AD server and access the DNS manager </w:t>
      </w:r>
      <w:proofErr w:type="gramStart"/>
      <w:r>
        <w:rPr>
          <w:rFonts w:ascii="Bookman Old Style" w:eastAsia="Bookman Old Style" w:hAnsi="Bookman Old Style" w:cs="Bookman Old Style"/>
        </w:rPr>
        <w:t>console .</w:t>
      </w:r>
      <w:proofErr w:type="gramEnd"/>
    </w:p>
    <w:p w14:paraId="49F8387B"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Under the </w:t>
      </w:r>
      <w:proofErr w:type="gramStart"/>
      <w:r>
        <w:rPr>
          <w:rFonts w:ascii="Bookman Old Style" w:eastAsia="Bookman Old Style" w:hAnsi="Bookman Old Style" w:cs="Bookman Old Style"/>
        </w:rPr>
        <w:t>domain ,</w:t>
      </w:r>
      <w:proofErr w:type="gramEnd"/>
      <w:r>
        <w:rPr>
          <w:rFonts w:ascii="Bookman Old Style" w:eastAsia="Bookman Old Style" w:hAnsi="Bookman Old Style" w:cs="Bookman Old Style"/>
        </w:rPr>
        <w:t xml:space="preserve"> add a New Host as shown below </w:t>
      </w:r>
    </w:p>
    <w:p w14:paraId="529BAF5C" w14:textId="77777777" w:rsidR="00F206DC" w:rsidRDefault="00F206DC">
      <w:pPr>
        <w:rPr>
          <w:rFonts w:ascii="Bookman Old Style" w:eastAsia="Bookman Old Style" w:hAnsi="Bookman Old Style" w:cs="Bookman Old Style"/>
        </w:rPr>
      </w:pPr>
    </w:p>
    <w:p w14:paraId="39A32CBF"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5118FA20" wp14:editId="46407631">
            <wp:extent cx="5541264" cy="2628886"/>
            <wp:effectExtent l="0" t="0" r="0" b="0"/>
            <wp:docPr id="11" name="image18.png" descr="ttps://lh3.googleusercontent.com/dJ-knLR49bKGM4_Ps7Qk7dx4szTGlThcSuGb826dzBbHWAqWosGJnaQMtGvwPlWxQ6HWLwv"/>
            <wp:cNvGraphicFramePr/>
            <a:graphic xmlns:a="http://schemas.openxmlformats.org/drawingml/2006/main">
              <a:graphicData uri="http://schemas.openxmlformats.org/drawingml/2006/picture">
                <pic:pic xmlns:pic="http://schemas.openxmlformats.org/drawingml/2006/picture">
                  <pic:nvPicPr>
                    <pic:cNvPr id="0" name="image18.png" descr="ttps://lh3.googleusercontent.com/dJ-knLR49bKGM4_Ps7Qk7dx4szTGlThcSuGb826dzBbHWAqWosGJnaQMtGvwPlWxQ6HWLwv"/>
                    <pic:cNvPicPr preferRelativeResize="0"/>
                  </pic:nvPicPr>
                  <pic:blipFill>
                    <a:blip r:embed="rId46"/>
                    <a:srcRect/>
                    <a:stretch>
                      <a:fillRect/>
                    </a:stretch>
                  </pic:blipFill>
                  <pic:spPr>
                    <a:xfrm>
                      <a:off x="0" y="0"/>
                      <a:ext cx="5541264" cy="2628886"/>
                    </a:xfrm>
                    <a:prstGeom prst="rect">
                      <a:avLst/>
                    </a:prstGeom>
                    <a:ln/>
                  </pic:spPr>
                </pic:pic>
              </a:graphicData>
            </a:graphic>
          </wp:inline>
        </w:drawing>
      </w:r>
    </w:p>
    <w:p w14:paraId="43F86A70" w14:textId="77777777" w:rsidR="00F206DC" w:rsidRDefault="00F206DC">
      <w:pPr>
        <w:rPr>
          <w:rFonts w:ascii="Bookman Old Style" w:eastAsia="Bookman Old Style" w:hAnsi="Bookman Old Style" w:cs="Bookman Old Style"/>
        </w:rPr>
      </w:pPr>
    </w:p>
    <w:p w14:paraId="2C18165E"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t>Enter the server details as shown below</w:t>
      </w:r>
    </w:p>
    <w:p w14:paraId="331ED929" w14:textId="77777777" w:rsidR="00F206DC" w:rsidRDefault="009D2490">
      <w:pPr>
        <w:numPr>
          <w:ilvl w:val="0"/>
          <w:numId w:val="25"/>
        </w:numPr>
        <w:rPr>
          <w:rFonts w:ascii="Bookman Old Style" w:eastAsia="Bookman Old Style" w:hAnsi="Bookman Old Style" w:cs="Bookman Old Style"/>
        </w:rPr>
      </w:pPr>
      <w:r>
        <w:rPr>
          <w:rFonts w:ascii="Bookman Old Style" w:eastAsia="Bookman Old Style" w:hAnsi="Bookman Old Style" w:cs="Bookman Old Style"/>
        </w:rPr>
        <w:t>Check the box "Create associated pointer (PTR) record</w:t>
      </w:r>
    </w:p>
    <w:p w14:paraId="417DB889" w14:textId="77777777" w:rsidR="00F206DC" w:rsidRDefault="00F206DC">
      <w:pPr>
        <w:rPr>
          <w:rFonts w:ascii="Bookman Old Style" w:eastAsia="Bookman Old Style" w:hAnsi="Bookman Old Style" w:cs="Bookman Old Style"/>
        </w:rPr>
      </w:pPr>
    </w:p>
    <w:p w14:paraId="0F1D33EB"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3203041A" wp14:editId="38C12C2B">
            <wp:extent cx="5541264" cy="2639353"/>
            <wp:effectExtent l="0" t="0" r="0" b="0"/>
            <wp:docPr id="12" name="image22.png" descr="ttps://lh6.googleusercontent.com/_j3UmidkHCdr12y1WOX2AhPDK4e7PJTr4C37XX1O0ACJzYBo_hOUsCv5eJiXcajR73ImmKy"/>
            <wp:cNvGraphicFramePr/>
            <a:graphic xmlns:a="http://schemas.openxmlformats.org/drawingml/2006/main">
              <a:graphicData uri="http://schemas.openxmlformats.org/drawingml/2006/picture">
                <pic:pic xmlns:pic="http://schemas.openxmlformats.org/drawingml/2006/picture">
                  <pic:nvPicPr>
                    <pic:cNvPr id="0" name="image22.png" descr="ttps://lh6.googleusercontent.com/_j3UmidkHCdr12y1WOX2AhPDK4e7PJTr4C37XX1O0ACJzYBo_hOUsCv5eJiXcajR73ImmKy"/>
                    <pic:cNvPicPr preferRelativeResize="0"/>
                  </pic:nvPicPr>
                  <pic:blipFill>
                    <a:blip r:embed="rId47"/>
                    <a:srcRect/>
                    <a:stretch>
                      <a:fillRect/>
                    </a:stretch>
                  </pic:blipFill>
                  <pic:spPr>
                    <a:xfrm>
                      <a:off x="0" y="0"/>
                      <a:ext cx="5541264" cy="2639353"/>
                    </a:xfrm>
                    <a:prstGeom prst="rect">
                      <a:avLst/>
                    </a:prstGeom>
                    <a:ln/>
                  </pic:spPr>
                </pic:pic>
              </a:graphicData>
            </a:graphic>
          </wp:inline>
        </w:drawing>
      </w:r>
    </w:p>
    <w:p w14:paraId="6E5D712C" w14:textId="77777777" w:rsidR="00F206DC" w:rsidRDefault="009D2490">
      <w:pPr>
        <w:spacing w:after="240"/>
        <w:rPr>
          <w:rFonts w:ascii="Bookman Old Style" w:eastAsia="Bookman Old Style" w:hAnsi="Bookman Old Style" w:cs="Bookman Old Style"/>
        </w:rPr>
      </w:pP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r>
        <w:rPr>
          <w:rFonts w:ascii="Bookman Old Style" w:eastAsia="Bookman Old Style" w:hAnsi="Bookman Old Style" w:cs="Bookman Old Style"/>
        </w:rPr>
        <w:br/>
      </w:r>
    </w:p>
    <w:p w14:paraId="11CB84AC" w14:textId="77777777" w:rsidR="00F206DC" w:rsidRDefault="009D2490">
      <w:pPr>
        <w:numPr>
          <w:ilvl w:val="1"/>
          <w:numId w:val="26"/>
        </w:numPr>
        <w:rPr>
          <w:rFonts w:ascii="Bookman Old Style" w:eastAsia="Bookman Old Style" w:hAnsi="Bookman Old Style" w:cs="Bookman Old Style"/>
        </w:rPr>
      </w:pPr>
      <w:r>
        <w:rPr>
          <w:rFonts w:ascii="Bookman Old Style" w:eastAsia="Bookman Old Style" w:hAnsi="Bookman Old Style" w:cs="Bookman Old Style"/>
        </w:rPr>
        <w:lastRenderedPageBreak/>
        <w:t>If the reverse lookup zone is configured properly, you should see the below success message</w:t>
      </w:r>
    </w:p>
    <w:p w14:paraId="47AD6C50" w14:textId="77777777" w:rsidR="00F206DC" w:rsidRDefault="00F206DC">
      <w:pPr>
        <w:rPr>
          <w:rFonts w:ascii="Bookman Old Style" w:eastAsia="Bookman Old Style" w:hAnsi="Bookman Old Style" w:cs="Bookman Old Style"/>
        </w:rPr>
      </w:pPr>
    </w:p>
    <w:p w14:paraId="63210AE2"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65C8357A" wp14:editId="4CB86A94">
            <wp:extent cx="5612953" cy="2653032"/>
            <wp:effectExtent l="0" t="0" r="0" b="0"/>
            <wp:docPr id="13" name="image21.png" descr="ttps://lh4.googleusercontent.com/GNob4Q3E5kNPMyk7-7K-5Mx2lG2M7T_rCnvWP8dCR9DOmH1Haj92jIZ9qjp8K3UetltkHXU"/>
            <wp:cNvGraphicFramePr/>
            <a:graphic xmlns:a="http://schemas.openxmlformats.org/drawingml/2006/main">
              <a:graphicData uri="http://schemas.openxmlformats.org/drawingml/2006/picture">
                <pic:pic xmlns:pic="http://schemas.openxmlformats.org/drawingml/2006/picture">
                  <pic:nvPicPr>
                    <pic:cNvPr id="0" name="image21.png" descr="ttps://lh4.googleusercontent.com/GNob4Q3E5kNPMyk7-7K-5Mx2lG2M7T_rCnvWP8dCR9DOmH1Haj92jIZ9qjp8K3UetltkHXU"/>
                    <pic:cNvPicPr preferRelativeResize="0"/>
                  </pic:nvPicPr>
                  <pic:blipFill>
                    <a:blip r:embed="rId48"/>
                    <a:srcRect/>
                    <a:stretch>
                      <a:fillRect/>
                    </a:stretch>
                  </pic:blipFill>
                  <pic:spPr>
                    <a:xfrm>
                      <a:off x="0" y="0"/>
                      <a:ext cx="5612953" cy="2653032"/>
                    </a:xfrm>
                    <a:prstGeom prst="rect">
                      <a:avLst/>
                    </a:prstGeom>
                    <a:ln/>
                  </pic:spPr>
                </pic:pic>
              </a:graphicData>
            </a:graphic>
          </wp:inline>
        </w:drawing>
      </w:r>
    </w:p>
    <w:p w14:paraId="05AB676E" w14:textId="77777777" w:rsidR="00F206DC" w:rsidRDefault="00F206DC">
      <w:pPr>
        <w:spacing w:after="240"/>
        <w:rPr>
          <w:rFonts w:ascii="Bookman Old Style" w:eastAsia="Bookman Old Style" w:hAnsi="Bookman Old Style" w:cs="Bookman Old Style"/>
        </w:rPr>
      </w:pPr>
    </w:p>
    <w:p w14:paraId="1BABACF2" w14:textId="77777777" w:rsidR="00F206DC" w:rsidRDefault="009D2490">
      <w:pPr>
        <w:numPr>
          <w:ilvl w:val="1"/>
          <w:numId w:val="27"/>
        </w:numPr>
        <w:rPr>
          <w:rFonts w:ascii="Bookman Old Style" w:eastAsia="Bookman Old Style" w:hAnsi="Bookman Old Style" w:cs="Bookman Old Style"/>
        </w:rPr>
      </w:pPr>
      <w:r>
        <w:rPr>
          <w:rFonts w:ascii="Bookman Old Style" w:eastAsia="Bookman Old Style" w:hAnsi="Bookman Old Style" w:cs="Bookman Old Style"/>
        </w:rPr>
        <w:t xml:space="preserve">Refresh the </w:t>
      </w:r>
      <w:proofErr w:type="gramStart"/>
      <w:r>
        <w:rPr>
          <w:rFonts w:ascii="Bookman Old Style" w:eastAsia="Bookman Old Style" w:hAnsi="Bookman Old Style" w:cs="Bookman Old Style"/>
        </w:rPr>
        <w:t>reverse  lookup</w:t>
      </w:r>
      <w:proofErr w:type="gramEnd"/>
      <w:r>
        <w:rPr>
          <w:rFonts w:ascii="Bookman Old Style" w:eastAsia="Bookman Old Style" w:hAnsi="Bookman Old Style" w:cs="Bookman Old Style"/>
        </w:rPr>
        <w:t xml:space="preserve"> Zone to see the below server entry</w:t>
      </w:r>
    </w:p>
    <w:p w14:paraId="24168C6B" w14:textId="77777777" w:rsidR="00F206DC" w:rsidRDefault="00F206DC">
      <w:pPr>
        <w:rPr>
          <w:rFonts w:ascii="Bookman Old Style" w:eastAsia="Bookman Old Style" w:hAnsi="Bookman Old Style" w:cs="Bookman Old Style"/>
        </w:rPr>
      </w:pPr>
    </w:p>
    <w:p w14:paraId="1015A9CF"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59DD80C3" wp14:editId="21A1A03E">
            <wp:extent cx="5541264" cy="2625458"/>
            <wp:effectExtent l="0" t="0" r="0" b="0"/>
            <wp:docPr id="14" name="image28.png" descr="ttps://lh4.googleusercontent.com/_OimsI_98CHIWfYVW57x_o70GhbnG2Y0cx9PRvrAO2n9NmebfyCSDWmhdmctU_FzSQMTRWJ"/>
            <wp:cNvGraphicFramePr/>
            <a:graphic xmlns:a="http://schemas.openxmlformats.org/drawingml/2006/main">
              <a:graphicData uri="http://schemas.openxmlformats.org/drawingml/2006/picture">
                <pic:pic xmlns:pic="http://schemas.openxmlformats.org/drawingml/2006/picture">
                  <pic:nvPicPr>
                    <pic:cNvPr id="0" name="image28.png" descr="ttps://lh4.googleusercontent.com/_OimsI_98CHIWfYVW57x_o70GhbnG2Y0cx9PRvrAO2n9NmebfyCSDWmhdmctU_FzSQMTRWJ"/>
                    <pic:cNvPicPr preferRelativeResize="0"/>
                  </pic:nvPicPr>
                  <pic:blipFill>
                    <a:blip r:embed="rId49"/>
                    <a:srcRect/>
                    <a:stretch>
                      <a:fillRect/>
                    </a:stretch>
                  </pic:blipFill>
                  <pic:spPr>
                    <a:xfrm>
                      <a:off x="0" y="0"/>
                      <a:ext cx="5541264" cy="2625458"/>
                    </a:xfrm>
                    <a:prstGeom prst="rect">
                      <a:avLst/>
                    </a:prstGeom>
                    <a:ln/>
                  </pic:spPr>
                </pic:pic>
              </a:graphicData>
            </a:graphic>
          </wp:inline>
        </w:drawing>
      </w:r>
    </w:p>
    <w:p w14:paraId="2A2021DF" w14:textId="77777777" w:rsidR="00F206DC" w:rsidRDefault="00F206DC">
      <w:pPr>
        <w:rPr>
          <w:rFonts w:ascii="Bookman Old Style" w:eastAsia="Bookman Old Style" w:hAnsi="Bookman Old Style" w:cs="Bookman Old Style"/>
        </w:rPr>
      </w:pPr>
    </w:p>
    <w:p w14:paraId="2DC04047"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lastRenderedPageBreak/>
        <w:drawing>
          <wp:inline distT="0" distB="0" distL="0" distR="0" wp14:anchorId="508D3779" wp14:editId="54960BB3">
            <wp:extent cx="5541264" cy="2628619"/>
            <wp:effectExtent l="0" t="0" r="0" b="0"/>
            <wp:docPr id="15" name="image25.png" descr="ttps://lh6.googleusercontent.com/zrS54yp6lAmyV76RWegdooSDPZIKqhi78dgkvWQbOqH3uH5gPK-ZlEz-gljeU_PHw6PjSZU"/>
            <wp:cNvGraphicFramePr/>
            <a:graphic xmlns:a="http://schemas.openxmlformats.org/drawingml/2006/main">
              <a:graphicData uri="http://schemas.openxmlformats.org/drawingml/2006/picture">
                <pic:pic xmlns:pic="http://schemas.openxmlformats.org/drawingml/2006/picture">
                  <pic:nvPicPr>
                    <pic:cNvPr id="0" name="image25.png" descr="ttps://lh6.googleusercontent.com/zrS54yp6lAmyV76RWegdooSDPZIKqhi78dgkvWQbOqH3uH5gPK-ZlEz-gljeU_PHw6PjSZU"/>
                    <pic:cNvPicPr preferRelativeResize="0"/>
                  </pic:nvPicPr>
                  <pic:blipFill>
                    <a:blip r:embed="rId50"/>
                    <a:srcRect/>
                    <a:stretch>
                      <a:fillRect/>
                    </a:stretch>
                  </pic:blipFill>
                  <pic:spPr>
                    <a:xfrm>
                      <a:off x="0" y="0"/>
                      <a:ext cx="5541264" cy="2628619"/>
                    </a:xfrm>
                    <a:prstGeom prst="rect">
                      <a:avLst/>
                    </a:prstGeom>
                    <a:ln/>
                  </pic:spPr>
                </pic:pic>
              </a:graphicData>
            </a:graphic>
          </wp:inline>
        </w:drawing>
      </w:r>
    </w:p>
    <w:p w14:paraId="436EBC95" w14:textId="77777777" w:rsidR="00F206DC" w:rsidRDefault="00F206DC">
      <w:pPr>
        <w:rPr>
          <w:rFonts w:ascii="Bookman Old Style" w:eastAsia="Bookman Old Style" w:hAnsi="Bookman Old Style" w:cs="Bookman Old Style"/>
        </w:rPr>
      </w:pPr>
    </w:p>
    <w:p w14:paraId="0A458356" w14:textId="77777777" w:rsidR="00F206DC" w:rsidRDefault="009D2490">
      <w:pPr>
        <w:numPr>
          <w:ilvl w:val="1"/>
          <w:numId w:val="27"/>
        </w:numPr>
        <w:rPr>
          <w:rFonts w:ascii="Bookman Old Style" w:eastAsia="Bookman Old Style" w:hAnsi="Bookman Old Style" w:cs="Bookman Old Style"/>
        </w:rPr>
      </w:pPr>
      <w:r>
        <w:rPr>
          <w:rFonts w:ascii="Bookman Old Style" w:eastAsia="Bookman Old Style" w:hAnsi="Bookman Old Style" w:cs="Bookman Old Style"/>
        </w:rPr>
        <w:t xml:space="preserve">Once this is done the server you should verify the </w:t>
      </w:r>
      <w:proofErr w:type="spellStart"/>
      <w:r>
        <w:rPr>
          <w:rFonts w:ascii="Bookman Old Style" w:eastAsia="Bookman Old Style" w:hAnsi="Bookman Old Style" w:cs="Bookman Old Style"/>
        </w:rPr>
        <w:t>fqdn</w:t>
      </w:r>
      <w:proofErr w:type="spellEnd"/>
      <w:r>
        <w:rPr>
          <w:rFonts w:ascii="Bookman Old Style" w:eastAsia="Bookman Old Style" w:hAnsi="Bookman Old Style" w:cs="Bookman Old Style"/>
        </w:rPr>
        <w:t xml:space="preserve"> of the server</w:t>
      </w:r>
    </w:p>
    <w:p w14:paraId="27CC409A" w14:textId="77777777" w:rsidR="00F206DC" w:rsidRDefault="009D2490">
      <w:pPr>
        <w:numPr>
          <w:ilvl w:val="1"/>
          <w:numId w:val="27"/>
        </w:numPr>
        <w:rPr>
          <w:rFonts w:ascii="Bookman Old Style" w:eastAsia="Bookman Old Style" w:hAnsi="Bookman Old Style" w:cs="Bookman Old Style"/>
        </w:rPr>
      </w:pPr>
      <w:proofErr w:type="gramStart"/>
      <w:r>
        <w:rPr>
          <w:rFonts w:ascii="Bookman Old Style" w:eastAsia="Bookman Old Style" w:hAnsi="Bookman Old Style" w:cs="Bookman Old Style"/>
        </w:rPr>
        <w:t>Also</w:t>
      </w:r>
      <w:proofErr w:type="gramEnd"/>
      <w:r>
        <w:rPr>
          <w:rFonts w:ascii="Bookman Old Style" w:eastAsia="Bookman Old Style" w:hAnsi="Bookman Old Style" w:cs="Bookman Old Style"/>
        </w:rPr>
        <w:t xml:space="preserve"> you will be able to do a forward and reverse lookup on the servers in your subnet</w:t>
      </w:r>
    </w:p>
    <w:p w14:paraId="61D71CEC" w14:textId="77777777" w:rsidR="00F206DC" w:rsidRDefault="00F206DC">
      <w:pPr>
        <w:rPr>
          <w:rFonts w:ascii="Bookman Old Style" w:eastAsia="Bookman Old Style" w:hAnsi="Bookman Old Style" w:cs="Bookman Old Style"/>
        </w:rPr>
      </w:pPr>
    </w:p>
    <w:p w14:paraId="147D86CB" w14:textId="77777777" w:rsidR="00F206DC" w:rsidRDefault="009D2490">
      <w:pPr>
        <w:jc w:val="center"/>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1B4BBDB4" wp14:editId="43B9568A">
            <wp:extent cx="5541264" cy="3982456"/>
            <wp:effectExtent l="0" t="0" r="0" b="0"/>
            <wp:docPr id="16" name="image26.png" descr="ttps://lh4.googleusercontent.com/X33BE1Bjdwln3gRfe8ylf4h8VhIdmDmv4mqdS7ic_0im69vb4ns7be4bv-smxL8JAZON6h6"/>
            <wp:cNvGraphicFramePr/>
            <a:graphic xmlns:a="http://schemas.openxmlformats.org/drawingml/2006/main">
              <a:graphicData uri="http://schemas.openxmlformats.org/drawingml/2006/picture">
                <pic:pic xmlns:pic="http://schemas.openxmlformats.org/drawingml/2006/picture">
                  <pic:nvPicPr>
                    <pic:cNvPr id="0" name="image26.png" descr="ttps://lh4.googleusercontent.com/X33BE1Bjdwln3gRfe8ylf4h8VhIdmDmv4mqdS7ic_0im69vb4ns7be4bv-smxL8JAZON6h6"/>
                    <pic:cNvPicPr preferRelativeResize="0"/>
                  </pic:nvPicPr>
                  <pic:blipFill>
                    <a:blip r:embed="rId51"/>
                    <a:srcRect/>
                    <a:stretch>
                      <a:fillRect/>
                    </a:stretch>
                  </pic:blipFill>
                  <pic:spPr>
                    <a:xfrm>
                      <a:off x="0" y="0"/>
                      <a:ext cx="5541264" cy="3982456"/>
                    </a:xfrm>
                    <a:prstGeom prst="rect">
                      <a:avLst/>
                    </a:prstGeom>
                    <a:ln/>
                  </pic:spPr>
                </pic:pic>
              </a:graphicData>
            </a:graphic>
          </wp:inline>
        </w:drawing>
      </w:r>
    </w:p>
    <w:p w14:paraId="2EA8D34B" w14:textId="77777777" w:rsidR="00F206DC" w:rsidRDefault="009D2490">
      <w:pPr>
        <w:spacing w:after="240"/>
        <w:rPr>
          <w:rFonts w:ascii="Bookman Old Style" w:eastAsia="Bookman Old Style" w:hAnsi="Bookman Old Style" w:cs="Bookman Old Style"/>
        </w:rPr>
      </w:pPr>
      <w:r>
        <w:rPr>
          <w:rFonts w:ascii="Bookman Old Style" w:eastAsia="Bookman Old Style" w:hAnsi="Bookman Old Style" w:cs="Bookman Old Style"/>
        </w:rPr>
        <w:br/>
      </w:r>
    </w:p>
    <w:p w14:paraId="1DBEAAE8" w14:textId="77777777" w:rsidR="00F206DC" w:rsidRDefault="00F206DC">
      <w:pPr>
        <w:rPr>
          <w:rFonts w:ascii="Bookman Old Style" w:eastAsia="Bookman Old Style" w:hAnsi="Bookman Old Style" w:cs="Bookman Old Style"/>
        </w:rPr>
      </w:pPr>
    </w:p>
    <w:p w14:paraId="36AF44C6" w14:textId="77777777" w:rsidR="00F206DC" w:rsidRDefault="00F206DC">
      <w:pPr>
        <w:rPr>
          <w:rFonts w:ascii="Bookman Old Style" w:eastAsia="Bookman Old Style" w:hAnsi="Bookman Old Style" w:cs="Bookman Old Style"/>
        </w:rPr>
      </w:pPr>
    </w:p>
    <w:p w14:paraId="7CEE2622" w14:textId="77777777" w:rsidR="00F206DC" w:rsidRDefault="009D2490">
      <w:pPr>
        <w:pStyle w:val="Heading2"/>
        <w:numPr>
          <w:ilvl w:val="1"/>
          <w:numId w:val="9"/>
        </w:numPr>
        <w:rPr>
          <w:rFonts w:ascii="Bookman Old Style" w:eastAsia="Bookman Old Style" w:hAnsi="Bookman Old Style" w:cs="Bookman Old Style"/>
        </w:rPr>
      </w:pPr>
      <w:bookmarkStart w:id="102" w:name="_1302m92" w:colFirst="0" w:colLast="0"/>
      <w:bookmarkEnd w:id="102"/>
      <w:r>
        <w:rPr>
          <w:rFonts w:ascii="Bookman Old Style" w:eastAsia="Bookman Old Style" w:hAnsi="Bookman Old Style" w:cs="Bookman Old Style"/>
        </w:rPr>
        <w:t>Joining Linux servers to AD</w:t>
      </w:r>
    </w:p>
    <w:p w14:paraId="5739EE1F" w14:textId="77777777" w:rsidR="00F206DC" w:rsidRDefault="00F206DC">
      <w:pPr>
        <w:rPr>
          <w:rFonts w:ascii="Bookman Old Style" w:eastAsia="Bookman Old Style" w:hAnsi="Bookman Old Style" w:cs="Bookman Old Style"/>
        </w:rPr>
      </w:pPr>
    </w:p>
    <w:p w14:paraId="6470FA32"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Install the </w:t>
      </w: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package to start joining the </w:t>
      </w:r>
      <w:proofErr w:type="spellStart"/>
      <w:r>
        <w:rPr>
          <w:rFonts w:ascii="Bookman Old Style" w:eastAsia="Bookman Old Style" w:hAnsi="Bookman Old Style" w:cs="Bookman Old Style"/>
        </w:rPr>
        <w:t>linux</w:t>
      </w:r>
      <w:proofErr w:type="spellEnd"/>
      <w:r>
        <w:rPr>
          <w:rFonts w:ascii="Bookman Old Style" w:eastAsia="Bookman Old Style" w:hAnsi="Bookman Old Style" w:cs="Bookman Old Style"/>
        </w:rPr>
        <w:t xml:space="preserve"> server to the domain. </w:t>
      </w:r>
    </w:p>
    <w:p w14:paraId="5D3B2F52" w14:textId="77777777" w:rsidR="00F206DC" w:rsidRDefault="00F206DC">
      <w:pPr>
        <w:rPr>
          <w:rFonts w:ascii="Bookman Old Style" w:eastAsia="Bookman Old Style" w:hAnsi="Bookman Old Style" w:cs="Bookman Old Style"/>
        </w:rPr>
      </w:pPr>
    </w:p>
    <w:p w14:paraId="429350DA" w14:textId="77777777" w:rsidR="00F206DC" w:rsidRDefault="009D2490">
      <w:pPr>
        <w:numPr>
          <w:ilvl w:val="0"/>
          <w:numId w:val="18"/>
        </w:numPr>
        <w:ind w:left="360"/>
        <w:rPr>
          <w:rFonts w:ascii="Bookman Old Style" w:eastAsia="Bookman Old Style" w:hAnsi="Bookman Old Style" w:cs="Bookman Old Style"/>
        </w:rPr>
      </w:pPr>
      <w:r>
        <w:rPr>
          <w:rFonts w:ascii="Bookman Old Style" w:eastAsia="Bookman Old Style" w:hAnsi="Bookman Old Style" w:cs="Bookman Old Style"/>
        </w:rPr>
        <w:t xml:space="preserve">yum install </w:t>
      </w: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w:t>
      </w:r>
    </w:p>
    <w:p w14:paraId="2891A2E6" w14:textId="77777777" w:rsidR="00F206DC" w:rsidRDefault="009D2490">
      <w:pPr>
        <w:numPr>
          <w:ilvl w:val="0"/>
          <w:numId w:val="18"/>
        </w:numPr>
        <w:ind w:left="360"/>
        <w:rPr>
          <w:rFonts w:ascii="Bookman Old Style" w:eastAsia="Bookman Old Style" w:hAnsi="Bookman Old Style" w:cs="Bookman Old Style"/>
        </w:rPr>
      </w:pPr>
      <w:proofErr w:type="spellStart"/>
      <w:r>
        <w:rPr>
          <w:rFonts w:ascii="Bookman Old Style" w:eastAsia="Bookman Old Style" w:hAnsi="Bookman Old Style" w:cs="Bookman Old Style"/>
        </w:rPr>
        <w:t>adcli</w:t>
      </w:r>
      <w:proofErr w:type="spellEnd"/>
      <w:r>
        <w:rPr>
          <w:rFonts w:ascii="Bookman Old Style" w:eastAsia="Bookman Old Style" w:hAnsi="Bookman Old Style" w:cs="Bookman Old Style"/>
        </w:rPr>
        <w:t xml:space="preserve"> info &lt;domain&gt; </w:t>
      </w:r>
    </w:p>
    <w:p w14:paraId="76231403" w14:textId="77777777" w:rsidR="00F206DC" w:rsidRDefault="00F206DC">
      <w:pPr>
        <w:rPr>
          <w:rFonts w:ascii="Bookman Old Style" w:eastAsia="Bookman Old Style" w:hAnsi="Bookman Old Style" w:cs="Bookman Old Style"/>
        </w:rPr>
      </w:pPr>
    </w:p>
    <w:p w14:paraId="3AC3BBB7"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 xml:space="preserve">[root@ad-testmachine1 </w:t>
      </w:r>
      <w:proofErr w:type="gramStart"/>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adcli</w:t>
      </w:r>
      <w:proofErr w:type="spellEnd"/>
      <w:r>
        <w:rPr>
          <w:rFonts w:ascii="Courier New" w:eastAsia="Courier New" w:hAnsi="Courier New" w:cs="Courier New"/>
          <w:sz w:val="20"/>
          <w:szCs w:val="20"/>
        </w:rPr>
        <w:t xml:space="preserve"> info testad.com</w:t>
      </w:r>
    </w:p>
    <w:p w14:paraId="0205227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w:t>
      </w:r>
    </w:p>
    <w:p w14:paraId="1A06FD0E"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domain-name = testad.com</w:t>
      </w:r>
    </w:p>
    <w:p w14:paraId="1926B7D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domain-short = TESTAD</w:t>
      </w:r>
    </w:p>
    <w:p w14:paraId="7D667A1B"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domain-forest = testad.com</w:t>
      </w:r>
    </w:p>
    <w:p w14:paraId="5F674BF4"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 = rtp-testad01.testad.com</w:t>
      </w:r>
    </w:p>
    <w:p w14:paraId="18D9AA15"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domain-controller-site = Default-First-Site-Name</w:t>
      </w:r>
    </w:p>
    <w:p w14:paraId="715EA45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 xml:space="preserve">domain-controller-flags = </w:t>
      </w:r>
      <w:proofErr w:type="spellStart"/>
      <w:r>
        <w:rPr>
          <w:rFonts w:ascii="Courier New" w:eastAsia="Courier New" w:hAnsi="Courier New" w:cs="Courier New"/>
          <w:sz w:val="20"/>
          <w:szCs w:val="20"/>
        </w:rPr>
        <w:t>pdc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gc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ldap</w:t>
      </w:r>
      <w:proofErr w:type="spellEnd"/>
      <w:r>
        <w:rPr>
          <w:rFonts w:ascii="Courier New" w:eastAsia="Courier New" w:hAnsi="Courier New" w:cs="Courier New"/>
          <w:sz w:val="20"/>
          <w:szCs w:val="20"/>
        </w:rPr>
        <w:t xml:space="preserve"> ds </w:t>
      </w:r>
      <w:proofErr w:type="spellStart"/>
      <w:r>
        <w:rPr>
          <w:rFonts w:ascii="Courier New" w:eastAsia="Courier New" w:hAnsi="Courier New" w:cs="Courier New"/>
          <w:sz w:val="20"/>
          <w:szCs w:val="20"/>
        </w:rPr>
        <w:t>kdc</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timeserv</w:t>
      </w:r>
      <w:proofErr w:type="spellEnd"/>
      <w:r>
        <w:rPr>
          <w:rFonts w:ascii="Courier New" w:eastAsia="Courier New" w:hAnsi="Courier New" w:cs="Courier New"/>
          <w:sz w:val="20"/>
          <w:szCs w:val="20"/>
        </w:rPr>
        <w:t xml:space="preserve"> closest writable full-secret ads-web</w:t>
      </w:r>
    </w:p>
    <w:p w14:paraId="56D2BC93"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domain-controller-usable = yes</w:t>
      </w:r>
    </w:p>
    <w:p w14:paraId="6D9924B2"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domain-control</w:t>
      </w:r>
      <w:r>
        <w:rPr>
          <w:rFonts w:ascii="Courier New" w:eastAsia="Courier New" w:hAnsi="Courier New" w:cs="Courier New"/>
          <w:sz w:val="20"/>
          <w:szCs w:val="20"/>
        </w:rPr>
        <w:t>lers = rtp-testad01.testad.com</w:t>
      </w:r>
    </w:p>
    <w:p w14:paraId="2721C3F1"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[computer]</w:t>
      </w:r>
    </w:p>
    <w:p w14:paraId="5566B104" w14:textId="77777777" w:rsidR="00F206DC" w:rsidRDefault="009D2490">
      <w:pPr>
        <w:rPr>
          <w:rFonts w:ascii="Courier New" w:eastAsia="Courier New" w:hAnsi="Courier New" w:cs="Courier New"/>
          <w:sz w:val="20"/>
          <w:szCs w:val="20"/>
        </w:rPr>
      </w:pPr>
      <w:r>
        <w:rPr>
          <w:rFonts w:ascii="Courier New" w:eastAsia="Courier New" w:hAnsi="Courier New" w:cs="Courier New"/>
          <w:sz w:val="20"/>
          <w:szCs w:val="20"/>
        </w:rPr>
        <w:t>computer-site = Default-First-Site-Name</w:t>
      </w:r>
    </w:p>
    <w:p w14:paraId="5FA1D6B2" w14:textId="77777777" w:rsidR="00F206DC" w:rsidRDefault="00F206DC">
      <w:pPr>
        <w:rPr>
          <w:rFonts w:ascii="Bookman Old Style" w:eastAsia="Bookman Old Style" w:hAnsi="Bookman Old Style" w:cs="Bookman Old Style"/>
        </w:rPr>
      </w:pPr>
    </w:p>
    <w:p w14:paraId="5EB6483F" w14:textId="77777777" w:rsidR="00F206DC" w:rsidRDefault="009D2490">
      <w:pPr>
        <w:numPr>
          <w:ilvl w:val="0"/>
          <w:numId w:val="19"/>
        </w:numPr>
        <w:ind w:left="360"/>
        <w:rPr>
          <w:rFonts w:ascii="Bookman Old Style" w:eastAsia="Bookman Old Style" w:hAnsi="Bookman Old Style" w:cs="Bookman Old Style"/>
        </w:rPr>
      </w:pPr>
      <w:r>
        <w:rPr>
          <w:rFonts w:ascii="Bookman Old Style" w:eastAsia="Bookman Old Style" w:hAnsi="Bookman Old Style" w:cs="Bookman Old Style"/>
        </w:rPr>
        <w:t>Join the domain using a user who has privilege to join computer on the OU</w:t>
      </w:r>
    </w:p>
    <w:p w14:paraId="11FE9412" w14:textId="77777777" w:rsidR="00F206DC" w:rsidRDefault="00F206DC">
      <w:pPr>
        <w:rPr>
          <w:rFonts w:ascii="Courier New" w:eastAsia="Courier New" w:hAnsi="Courier New" w:cs="Courier New"/>
        </w:rPr>
      </w:pPr>
    </w:p>
    <w:p w14:paraId="6E8341B1" w14:textId="77777777" w:rsidR="00F206DC" w:rsidRDefault="009D2490">
      <w:pPr>
        <w:rPr>
          <w:rFonts w:ascii="Courier New" w:eastAsia="Courier New" w:hAnsi="Courier New" w:cs="Courier New"/>
        </w:rPr>
      </w:pPr>
      <w:proofErr w:type="spellStart"/>
      <w:r>
        <w:rPr>
          <w:rFonts w:ascii="Courier New" w:eastAsia="Courier New" w:hAnsi="Courier New" w:cs="Courier New"/>
        </w:rPr>
        <w:t>adcli</w:t>
      </w:r>
      <w:proofErr w:type="spellEnd"/>
      <w:r>
        <w:rPr>
          <w:rFonts w:ascii="Courier New" w:eastAsia="Courier New" w:hAnsi="Courier New" w:cs="Courier New"/>
        </w:rPr>
        <w:t xml:space="preserve"> join -v --domain-controller=&lt;</w:t>
      </w:r>
      <w:proofErr w:type="spellStart"/>
      <w:r>
        <w:rPr>
          <w:rFonts w:ascii="Courier New" w:eastAsia="Courier New" w:hAnsi="Courier New" w:cs="Courier New"/>
        </w:rPr>
        <w:t>ip</w:t>
      </w:r>
      <w:proofErr w:type="spellEnd"/>
      <w:r>
        <w:rPr>
          <w:rFonts w:ascii="Courier New" w:eastAsia="Courier New" w:hAnsi="Courier New" w:cs="Courier New"/>
        </w:rPr>
        <w:t>&gt; --domain-</w:t>
      </w:r>
      <w:proofErr w:type="spellStart"/>
      <w:r>
        <w:rPr>
          <w:rFonts w:ascii="Courier New" w:eastAsia="Courier New" w:hAnsi="Courier New" w:cs="Courier New"/>
        </w:rPr>
        <w:t>ou</w:t>
      </w:r>
      <w:proofErr w:type="spellEnd"/>
      <w:r>
        <w:rPr>
          <w:rFonts w:ascii="Courier New" w:eastAsia="Courier New" w:hAnsi="Courier New" w:cs="Courier New"/>
        </w:rPr>
        <w:t>="</w:t>
      </w:r>
      <w:proofErr w:type="spellStart"/>
      <w:r>
        <w:rPr>
          <w:rFonts w:ascii="Courier New" w:eastAsia="Courier New" w:hAnsi="Courier New" w:cs="Courier New"/>
        </w:rPr>
        <w:t>Millicom</w:t>
      </w:r>
      <w:proofErr w:type="spellEnd"/>
      <w:r>
        <w:rPr>
          <w:rFonts w:ascii="Courier New" w:eastAsia="Courier New" w:hAnsi="Courier New" w:cs="Courier New"/>
        </w:rPr>
        <w:t>-Test-</w:t>
      </w:r>
      <w:proofErr w:type="gramStart"/>
      <w:r>
        <w:rPr>
          <w:rFonts w:ascii="Courier New" w:eastAsia="Courier New" w:hAnsi="Courier New" w:cs="Courier New"/>
        </w:rPr>
        <w:t>OU,OU</w:t>
      </w:r>
      <w:proofErr w:type="gramEnd"/>
      <w:r>
        <w:rPr>
          <w:rFonts w:ascii="Courier New" w:eastAsia="Courier New" w:hAnsi="Courier New" w:cs="Courier New"/>
        </w:rPr>
        <w:t>=servers" --login-user="&lt;</w:t>
      </w:r>
      <w:r>
        <w:rPr>
          <w:rFonts w:ascii="Courier New" w:eastAsia="Courier New" w:hAnsi="Courier New" w:cs="Courier New"/>
        </w:rPr>
        <w:t>user&gt;"</w:t>
      </w:r>
    </w:p>
    <w:p w14:paraId="3C7C0442" w14:textId="77777777" w:rsidR="00F206DC" w:rsidRDefault="00F206DC">
      <w:pPr>
        <w:rPr>
          <w:rFonts w:ascii="Courier New" w:eastAsia="Courier New" w:hAnsi="Courier New" w:cs="Courier New"/>
        </w:rPr>
      </w:pPr>
    </w:p>
    <w:p w14:paraId="7CBC339C"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Sending </w:t>
      </w:r>
      <w:proofErr w:type="spellStart"/>
      <w:r>
        <w:rPr>
          <w:rFonts w:ascii="Courier New" w:eastAsia="Courier New" w:hAnsi="Courier New" w:cs="Courier New"/>
          <w:sz w:val="20"/>
          <w:szCs w:val="20"/>
        </w:rPr>
        <w:t>netlogon</w:t>
      </w:r>
      <w:proofErr w:type="spellEnd"/>
      <w:r>
        <w:rPr>
          <w:rFonts w:ascii="Courier New" w:eastAsia="Courier New" w:hAnsi="Courier New" w:cs="Courier New"/>
          <w:sz w:val="20"/>
          <w:szCs w:val="20"/>
        </w:rPr>
        <w:t xml:space="preserve"> pings to domain controller: cldap://10.11.12.7</w:t>
      </w:r>
    </w:p>
    <w:p w14:paraId="5B14ED7E"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Received </w:t>
      </w:r>
      <w:proofErr w:type="spellStart"/>
      <w:r>
        <w:rPr>
          <w:rFonts w:ascii="Courier New" w:eastAsia="Courier New" w:hAnsi="Courier New" w:cs="Courier New"/>
          <w:sz w:val="20"/>
          <w:szCs w:val="20"/>
        </w:rPr>
        <w:t>NetLogon</w:t>
      </w:r>
      <w:proofErr w:type="spellEnd"/>
      <w:r>
        <w:rPr>
          <w:rFonts w:ascii="Courier New" w:eastAsia="Courier New" w:hAnsi="Courier New" w:cs="Courier New"/>
          <w:sz w:val="20"/>
          <w:szCs w:val="20"/>
        </w:rPr>
        <w:t xml:space="preserve"> info from: rtp-testad01.testad.com</w:t>
      </w:r>
    </w:p>
    <w:p w14:paraId="4CE7E47F" w14:textId="77777777" w:rsidR="00F206DC" w:rsidRDefault="009D2490">
      <w:pPr>
        <w:rPr>
          <w:rFonts w:ascii="Courier New" w:eastAsia="Courier New" w:hAnsi="Courier New" w:cs="Courier New"/>
        </w:rPr>
      </w:pPr>
      <w:r>
        <w:rPr>
          <w:rFonts w:ascii="Courier New" w:eastAsia="Courier New" w:hAnsi="Courier New" w:cs="Courier New"/>
          <w:sz w:val="20"/>
          <w:szCs w:val="20"/>
        </w:rPr>
        <w:t>* Discovered domain name: testad.com</w:t>
      </w:r>
    </w:p>
    <w:p w14:paraId="7735C149"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Calculated computer account name from </w:t>
      </w:r>
      <w:proofErr w:type="spellStart"/>
      <w:r>
        <w:rPr>
          <w:rFonts w:ascii="Courier New" w:eastAsia="Courier New" w:hAnsi="Courier New" w:cs="Courier New"/>
          <w:sz w:val="20"/>
          <w:szCs w:val="20"/>
        </w:rPr>
        <w:t>fqdn</w:t>
      </w:r>
      <w:proofErr w:type="spellEnd"/>
      <w:r>
        <w:rPr>
          <w:rFonts w:ascii="Courier New" w:eastAsia="Courier New" w:hAnsi="Courier New" w:cs="Courier New"/>
          <w:sz w:val="20"/>
          <w:szCs w:val="20"/>
        </w:rPr>
        <w:t>: AD-TESTMACHINE1</w:t>
      </w:r>
    </w:p>
    <w:p w14:paraId="644515F6" w14:textId="77777777" w:rsidR="00F206DC" w:rsidRDefault="009D2490">
      <w:pPr>
        <w:rPr>
          <w:rFonts w:ascii="Courier New" w:eastAsia="Courier New" w:hAnsi="Courier New" w:cs="Courier New"/>
        </w:rPr>
      </w:pPr>
      <w:r>
        <w:rPr>
          <w:rFonts w:ascii="Courier New" w:eastAsia="Courier New" w:hAnsi="Courier New" w:cs="Courier New"/>
          <w:sz w:val="20"/>
          <w:szCs w:val="20"/>
        </w:rPr>
        <w:t>* Calculated domain realm fr</w:t>
      </w:r>
      <w:r>
        <w:rPr>
          <w:rFonts w:ascii="Courier New" w:eastAsia="Courier New" w:hAnsi="Courier New" w:cs="Courier New"/>
          <w:sz w:val="20"/>
          <w:szCs w:val="20"/>
        </w:rPr>
        <w:t>om name: TESTAD.COM</w:t>
      </w:r>
    </w:p>
    <w:p w14:paraId="496875BA" w14:textId="77777777" w:rsidR="00F206DC" w:rsidRDefault="009D2490">
      <w:pPr>
        <w:rPr>
          <w:rFonts w:ascii="Courier New" w:eastAsia="Courier New" w:hAnsi="Courier New" w:cs="Courier New"/>
        </w:rPr>
      </w:pPr>
      <w:r>
        <w:rPr>
          <w:rFonts w:ascii="Courier New" w:eastAsia="Courier New" w:hAnsi="Courier New" w:cs="Courier New"/>
          <w:sz w:val="20"/>
          <w:szCs w:val="20"/>
        </w:rPr>
        <w:t>* Wrote out krb5.conf snippet to /</w:t>
      </w:r>
      <w:proofErr w:type="spellStart"/>
      <w:r>
        <w:rPr>
          <w:rFonts w:ascii="Courier New" w:eastAsia="Courier New" w:hAnsi="Courier New" w:cs="Courier New"/>
          <w:sz w:val="20"/>
          <w:szCs w:val="20"/>
        </w:rPr>
        <w:t>tmp</w:t>
      </w:r>
      <w:proofErr w:type="spellEnd"/>
      <w:r>
        <w:rPr>
          <w:rFonts w:ascii="Courier New" w:eastAsia="Courier New" w:hAnsi="Courier New" w:cs="Courier New"/>
          <w:sz w:val="20"/>
          <w:szCs w:val="20"/>
        </w:rPr>
        <w:t>/adcli-krb5-rH6Uxd/krb5.d/adcli-krb5-conf-aOklHf</w:t>
      </w:r>
    </w:p>
    <w:p w14:paraId="477947F9" w14:textId="77777777" w:rsidR="00F206DC" w:rsidRDefault="009D2490">
      <w:pPr>
        <w:rPr>
          <w:rFonts w:ascii="Courier New" w:eastAsia="Courier New" w:hAnsi="Courier New" w:cs="Courier New"/>
        </w:rPr>
      </w:pPr>
      <w:r>
        <w:rPr>
          <w:rFonts w:ascii="Courier New" w:eastAsia="Courier New" w:hAnsi="Courier New" w:cs="Courier New"/>
          <w:sz w:val="20"/>
          <w:szCs w:val="20"/>
        </w:rPr>
        <w:t>Password for millicom-user@TESTAD.COM:</w:t>
      </w:r>
    </w:p>
    <w:p w14:paraId="12CAE869" w14:textId="77777777" w:rsidR="00F206DC" w:rsidRDefault="009D2490">
      <w:pPr>
        <w:rPr>
          <w:rFonts w:ascii="Courier New" w:eastAsia="Courier New" w:hAnsi="Courier New" w:cs="Courier New"/>
        </w:rPr>
      </w:pPr>
      <w:r>
        <w:rPr>
          <w:rFonts w:ascii="Courier New" w:eastAsia="Courier New" w:hAnsi="Courier New" w:cs="Courier New"/>
          <w:sz w:val="20"/>
          <w:szCs w:val="20"/>
        </w:rPr>
        <w:t>* Authenticated as user: millicom-user@TESTAD.COM</w:t>
      </w:r>
    </w:p>
    <w:p w14:paraId="0D42CC87" w14:textId="77777777" w:rsidR="00F206DC" w:rsidRDefault="009D2490">
      <w:pPr>
        <w:rPr>
          <w:rFonts w:ascii="Courier New" w:eastAsia="Courier New" w:hAnsi="Courier New" w:cs="Courier New"/>
        </w:rPr>
      </w:pPr>
      <w:r>
        <w:rPr>
          <w:rFonts w:ascii="Courier New" w:eastAsia="Courier New" w:hAnsi="Courier New" w:cs="Courier New"/>
          <w:sz w:val="20"/>
          <w:szCs w:val="20"/>
        </w:rPr>
        <w:t>* Looked up short domain name: TESTAD</w:t>
      </w:r>
    </w:p>
    <w:p w14:paraId="56AD1C5A"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fully qualified name: ad-testmachine1</w:t>
      </w:r>
    </w:p>
    <w:p w14:paraId="4A258335"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domain name: testad.com</w:t>
      </w:r>
    </w:p>
    <w:p w14:paraId="1C277248"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computer account name: AD-TESTMACHINE1</w:t>
      </w:r>
    </w:p>
    <w:p w14:paraId="3057E875" w14:textId="77777777" w:rsidR="00F206DC" w:rsidRDefault="009D2490">
      <w:pPr>
        <w:rPr>
          <w:rFonts w:ascii="Courier New" w:eastAsia="Courier New" w:hAnsi="Courier New" w:cs="Courier New"/>
        </w:rPr>
      </w:pPr>
      <w:r>
        <w:rPr>
          <w:rFonts w:ascii="Courier New" w:eastAsia="Courier New" w:hAnsi="Courier New" w:cs="Courier New"/>
          <w:sz w:val="20"/>
          <w:szCs w:val="20"/>
        </w:rPr>
        <w:t>* Using domain realm: testad.com</w:t>
      </w:r>
    </w:p>
    <w:p w14:paraId="377DA21A" w14:textId="77777777" w:rsidR="00F206DC" w:rsidRDefault="009D2490">
      <w:pPr>
        <w:rPr>
          <w:rFonts w:ascii="Courier New" w:eastAsia="Courier New" w:hAnsi="Courier New" w:cs="Courier New"/>
        </w:rPr>
      </w:pPr>
      <w:r>
        <w:rPr>
          <w:rFonts w:ascii="Courier New" w:eastAsia="Courier New" w:hAnsi="Courier New" w:cs="Courier New"/>
          <w:sz w:val="20"/>
          <w:szCs w:val="20"/>
        </w:rPr>
        <w:t>[logging]</w:t>
      </w:r>
    </w:p>
    <w:p w14:paraId="69C091DD"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Calculated computer account name from </w:t>
      </w:r>
      <w:proofErr w:type="spellStart"/>
      <w:r>
        <w:rPr>
          <w:rFonts w:ascii="Courier New" w:eastAsia="Courier New" w:hAnsi="Courier New" w:cs="Courier New"/>
          <w:sz w:val="20"/>
          <w:szCs w:val="20"/>
        </w:rPr>
        <w:t>fqdn</w:t>
      </w:r>
      <w:proofErr w:type="spellEnd"/>
      <w:r>
        <w:rPr>
          <w:rFonts w:ascii="Courier New" w:eastAsia="Courier New" w:hAnsi="Courier New" w:cs="Courier New"/>
          <w:sz w:val="20"/>
          <w:szCs w:val="20"/>
        </w:rPr>
        <w:t>: AD-TESTMACHINE1</w:t>
      </w:r>
    </w:p>
    <w:p w14:paraId="1BA8C3FF"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Generated </w:t>
      </w:r>
      <w:proofErr w:type="gramStart"/>
      <w:r>
        <w:rPr>
          <w:rFonts w:ascii="Courier New" w:eastAsia="Courier New" w:hAnsi="Courier New" w:cs="Courier New"/>
          <w:sz w:val="20"/>
          <w:szCs w:val="20"/>
        </w:rPr>
        <w:t>120 character</w:t>
      </w:r>
      <w:proofErr w:type="gramEnd"/>
      <w:r>
        <w:rPr>
          <w:rFonts w:ascii="Courier New" w:eastAsia="Courier New" w:hAnsi="Courier New" w:cs="Courier New"/>
          <w:sz w:val="20"/>
          <w:szCs w:val="20"/>
        </w:rPr>
        <w:t xml:space="preserve"> </w:t>
      </w:r>
      <w:r>
        <w:rPr>
          <w:rFonts w:ascii="Courier New" w:eastAsia="Courier New" w:hAnsi="Courier New" w:cs="Courier New"/>
          <w:sz w:val="20"/>
          <w:szCs w:val="20"/>
        </w:rPr>
        <w:t>computer password</w:t>
      </w:r>
    </w:p>
    <w:p w14:paraId="3473D904"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Using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/krb5.keytab</w:t>
      </w:r>
    </w:p>
    <w:p w14:paraId="5B593DF3" w14:textId="77777777" w:rsidR="00F206DC" w:rsidRDefault="009D2490">
      <w:pPr>
        <w:rPr>
          <w:rFonts w:ascii="Courier New" w:eastAsia="Courier New" w:hAnsi="Courier New" w:cs="Courier New"/>
        </w:rPr>
      </w:pPr>
      <w:r>
        <w:rPr>
          <w:rFonts w:ascii="Courier New" w:eastAsia="Courier New" w:hAnsi="Courier New" w:cs="Courier New"/>
          <w:sz w:val="20"/>
          <w:szCs w:val="20"/>
        </w:rPr>
        <w:t>* Computer account for AD-TESTMACHINE1$ does not exist</w:t>
      </w:r>
    </w:p>
    <w:p w14:paraId="09AA88C5"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Couldn't find a computer container in the </w:t>
      </w:r>
      <w:proofErr w:type="spellStart"/>
      <w:r>
        <w:rPr>
          <w:rFonts w:ascii="Courier New" w:eastAsia="Courier New" w:hAnsi="Courier New" w:cs="Courier New"/>
          <w:sz w:val="20"/>
          <w:szCs w:val="20"/>
        </w:rPr>
        <w:t>ou</w:t>
      </w:r>
      <w:proofErr w:type="spellEnd"/>
      <w:r>
        <w:rPr>
          <w:rFonts w:ascii="Courier New" w:eastAsia="Courier New" w:hAnsi="Courier New" w:cs="Courier New"/>
          <w:sz w:val="20"/>
          <w:szCs w:val="20"/>
        </w:rPr>
        <w:t>, creating computer account directly in: OU=</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w:t>
      </w:r>
      <w:proofErr w:type="gramStart"/>
      <w:r>
        <w:rPr>
          <w:rFonts w:ascii="Courier New" w:eastAsia="Courier New" w:hAnsi="Courier New" w:cs="Courier New"/>
          <w:sz w:val="20"/>
          <w:szCs w:val="20"/>
        </w:rPr>
        <w:t>OU,DC</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6E4D99D9" w14:textId="77777777" w:rsidR="00F206DC" w:rsidRDefault="009D2490">
      <w:pPr>
        <w:rPr>
          <w:rFonts w:ascii="Courier New" w:eastAsia="Courier New" w:hAnsi="Courier New" w:cs="Courier New"/>
        </w:rPr>
      </w:pPr>
      <w:r>
        <w:rPr>
          <w:rFonts w:ascii="Courier New" w:eastAsia="Courier New" w:hAnsi="Courier New" w:cs="Courier New"/>
          <w:sz w:val="20"/>
          <w:szCs w:val="20"/>
        </w:rPr>
        <w:t>* Calculated computer</w:t>
      </w:r>
      <w:r>
        <w:rPr>
          <w:rFonts w:ascii="Courier New" w:eastAsia="Courier New" w:hAnsi="Courier New" w:cs="Courier New"/>
          <w:sz w:val="20"/>
          <w:szCs w:val="20"/>
        </w:rPr>
        <w:t xml:space="preserve"> account: CN=AD-TESTMACHINE</w:t>
      </w:r>
      <w:proofErr w:type="gramStart"/>
      <w:r>
        <w:rPr>
          <w:rFonts w:ascii="Courier New" w:eastAsia="Courier New" w:hAnsi="Courier New" w:cs="Courier New"/>
          <w:sz w:val="20"/>
          <w:szCs w:val="20"/>
        </w:rPr>
        <w:t>1,OU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32140116" w14:textId="77777777" w:rsidR="00F206DC" w:rsidRDefault="009D2490">
      <w:pPr>
        <w:rPr>
          <w:rFonts w:ascii="Courier New" w:eastAsia="Courier New" w:hAnsi="Courier New" w:cs="Courier New"/>
        </w:rPr>
      </w:pPr>
      <w:r>
        <w:rPr>
          <w:rFonts w:ascii="Courier New" w:eastAsia="Courier New" w:hAnsi="Courier New" w:cs="Courier New"/>
          <w:sz w:val="20"/>
          <w:szCs w:val="20"/>
        </w:rPr>
        <w:lastRenderedPageBreak/>
        <w:t>* Created computer account: CN=AD-TESTMACHINE</w:t>
      </w:r>
      <w:proofErr w:type="gramStart"/>
      <w:r>
        <w:rPr>
          <w:rFonts w:ascii="Courier New" w:eastAsia="Courier New" w:hAnsi="Courier New" w:cs="Courier New"/>
          <w:sz w:val="20"/>
          <w:szCs w:val="20"/>
        </w:rPr>
        <w:t>1,OU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447A6828" w14:textId="77777777" w:rsidR="00F206DC" w:rsidRDefault="009D2490">
      <w:pPr>
        <w:rPr>
          <w:rFonts w:ascii="Courier New" w:eastAsia="Courier New" w:hAnsi="Courier New" w:cs="Courier New"/>
        </w:rPr>
      </w:pPr>
      <w:r>
        <w:rPr>
          <w:rFonts w:ascii="Courier New" w:eastAsia="Courier New" w:hAnsi="Courier New" w:cs="Courier New"/>
          <w:sz w:val="20"/>
          <w:szCs w:val="20"/>
        </w:rPr>
        <w:t>* Set computer password</w:t>
      </w:r>
    </w:p>
    <w:p w14:paraId="26FAA518"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Retrieved </w:t>
      </w:r>
      <w:proofErr w:type="spellStart"/>
      <w:r>
        <w:rPr>
          <w:rFonts w:ascii="Courier New" w:eastAsia="Courier New" w:hAnsi="Courier New" w:cs="Courier New"/>
          <w:sz w:val="20"/>
          <w:szCs w:val="20"/>
        </w:rPr>
        <w:t>kvno</w:t>
      </w:r>
      <w:proofErr w:type="spellEnd"/>
      <w:r>
        <w:rPr>
          <w:rFonts w:ascii="Courier New" w:eastAsia="Courier New" w:hAnsi="Courier New" w:cs="Courier New"/>
          <w:sz w:val="20"/>
          <w:szCs w:val="20"/>
        </w:rPr>
        <w:t xml:space="preserve"> '2' for computer account in directory: CN=AD-TESTMACHINE</w:t>
      </w:r>
      <w:proofErr w:type="gramStart"/>
      <w:r>
        <w:rPr>
          <w:rFonts w:ascii="Courier New" w:eastAsia="Courier New" w:hAnsi="Courier New" w:cs="Courier New"/>
          <w:sz w:val="20"/>
          <w:szCs w:val="20"/>
        </w:rPr>
        <w:t>1,OU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w:t>
      </w:r>
      <w:r>
        <w:rPr>
          <w:rFonts w:ascii="Courier New" w:eastAsia="Courier New" w:hAnsi="Courier New" w:cs="Courier New"/>
          <w:sz w:val="20"/>
          <w:szCs w:val="20"/>
        </w:rPr>
        <w:t>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=com</w:t>
      </w:r>
    </w:p>
    <w:p w14:paraId="789C4608"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dNSHostName</w:t>
      </w:r>
      <w:proofErr w:type="spellEnd"/>
    </w:p>
    <w:p w14:paraId="1E37A994"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userAccountControl</w:t>
      </w:r>
      <w:proofErr w:type="spellEnd"/>
    </w:p>
    <w:p w14:paraId="5871523B"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operatingSystem</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operatingSystemVersion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operatingSystemServicePack</w:t>
      </w:r>
      <w:proofErr w:type="spellEnd"/>
    </w:p>
    <w:p w14:paraId="0E6C7582"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Modifying computer account: </w:t>
      </w:r>
      <w:proofErr w:type="spellStart"/>
      <w:r>
        <w:rPr>
          <w:rFonts w:ascii="Courier New" w:eastAsia="Courier New" w:hAnsi="Courier New" w:cs="Courier New"/>
          <w:sz w:val="20"/>
          <w:szCs w:val="20"/>
        </w:rPr>
        <w:t>userPrincipalName</w:t>
      </w:r>
      <w:proofErr w:type="spellEnd"/>
    </w:p>
    <w:p w14:paraId="71E4A80F" w14:textId="77777777" w:rsidR="00F206DC" w:rsidRDefault="009D2490">
      <w:pPr>
        <w:rPr>
          <w:rFonts w:ascii="Courier New" w:eastAsia="Courier New" w:hAnsi="Courier New" w:cs="Courier New"/>
        </w:rPr>
      </w:pPr>
      <w:r>
        <w:rPr>
          <w:rFonts w:ascii="Courier New" w:eastAsia="Courier New" w:hAnsi="Courier New" w:cs="Courier New"/>
          <w:sz w:val="20"/>
          <w:szCs w:val="20"/>
        </w:rPr>
        <w:t>! Couldn't set service principals on computer account CN=AD-TESTMACHINE</w:t>
      </w:r>
      <w:proofErr w:type="gramStart"/>
      <w:r>
        <w:rPr>
          <w:rFonts w:ascii="Courier New" w:eastAsia="Courier New" w:hAnsi="Courier New" w:cs="Courier New"/>
          <w:sz w:val="20"/>
          <w:szCs w:val="20"/>
        </w:rPr>
        <w:t>1,OU</w:t>
      </w:r>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Millicom</w:t>
      </w:r>
      <w:proofErr w:type="spellEnd"/>
      <w:r>
        <w:rPr>
          <w:rFonts w:ascii="Courier New" w:eastAsia="Courier New" w:hAnsi="Courier New" w:cs="Courier New"/>
          <w:sz w:val="20"/>
          <w:szCs w:val="20"/>
        </w:rPr>
        <w:t>-Test-OU,DC=</w:t>
      </w:r>
      <w:proofErr w:type="spellStart"/>
      <w:r>
        <w:rPr>
          <w:rFonts w:ascii="Courier New" w:eastAsia="Courier New" w:hAnsi="Courier New" w:cs="Courier New"/>
          <w:sz w:val="20"/>
          <w:szCs w:val="20"/>
        </w:rPr>
        <w:t>testad,DC</w:t>
      </w:r>
      <w:proofErr w:type="spellEnd"/>
      <w:r>
        <w:rPr>
          <w:rFonts w:ascii="Courier New" w:eastAsia="Courier New" w:hAnsi="Courier New" w:cs="Courier New"/>
          <w:sz w:val="20"/>
          <w:szCs w:val="20"/>
        </w:rPr>
        <w:t xml:space="preserve">=com: 00002083: </w:t>
      </w:r>
      <w:proofErr w:type="spellStart"/>
      <w:r>
        <w:rPr>
          <w:rFonts w:ascii="Courier New" w:eastAsia="Courier New" w:hAnsi="Courier New" w:cs="Courier New"/>
          <w:sz w:val="20"/>
          <w:szCs w:val="20"/>
        </w:rPr>
        <w:t>AtrErr</w:t>
      </w:r>
      <w:proofErr w:type="spellEnd"/>
      <w:r>
        <w:rPr>
          <w:rFonts w:ascii="Courier New" w:eastAsia="Courier New" w:hAnsi="Courier New" w:cs="Courier New"/>
          <w:sz w:val="20"/>
          <w:szCs w:val="20"/>
        </w:rPr>
        <w:t>: DSID-03151785, #1:</w:t>
      </w:r>
    </w:p>
    <w:p w14:paraId="6C102B40" w14:textId="77777777" w:rsidR="00F206DC" w:rsidRDefault="009D2490">
      <w:pPr>
        <w:rPr>
          <w:rFonts w:ascii="Courier New" w:eastAsia="Courier New" w:hAnsi="Courier New" w:cs="Courier New"/>
        </w:rPr>
      </w:pPr>
      <w:r>
        <w:rPr>
          <w:rFonts w:ascii="Courier New" w:eastAsia="Courier New" w:hAnsi="Courier New" w:cs="Courier New"/>
          <w:sz w:val="20"/>
          <w:szCs w:val="20"/>
        </w:rPr>
        <w:tab/>
        <w:t>0: 00002083: DSID-03151785, problem 1006 (ATT_OR_VALUE_EXIS</w:t>
      </w:r>
      <w:r>
        <w:rPr>
          <w:rFonts w:ascii="Courier New" w:eastAsia="Courier New" w:hAnsi="Courier New" w:cs="Courier New"/>
          <w:sz w:val="20"/>
          <w:szCs w:val="20"/>
        </w:rPr>
        <w:t xml:space="preserve">TS), data 0, </w:t>
      </w:r>
      <w:proofErr w:type="spellStart"/>
      <w:r>
        <w:rPr>
          <w:rFonts w:ascii="Courier New" w:eastAsia="Courier New" w:hAnsi="Courier New" w:cs="Courier New"/>
          <w:sz w:val="20"/>
          <w:szCs w:val="20"/>
        </w:rPr>
        <w:t>Att</w:t>
      </w:r>
      <w:proofErr w:type="spellEnd"/>
      <w:r>
        <w:rPr>
          <w:rFonts w:ascii="Courier New" w:eastAsia="Courier New" w:hAnsi="Courier New" w:cs="Courier New"/>
          <w:sz w:val="20"/>
          <w:szCs w:val="20"/>
        </w:rPr>
        <w:t xml:space="preserve"> 90303 (</w:t>
      </w:r>
      <w:proofErr w:type="spellStart"/>
      <w:r>
        <w:rPr>
          <w:rFonts w:ascii="Courier New" w:eastAsia="Courier New" w:hAnsi="Courier New" w:cs="Courier New"/>
          <w:sz w:val="20"/>
          <w:szCs w:val="20"/>
        </w:rPr>
        <w:t>servicePrincipalName</w:t>
      </w:r>
      <w:proofErr w:type="spellEnd"/>
      <w:r>
        <w:rPr>
          <w:rFonts w:ascii="Courier New" w:eastAsia="Courier New" w:hAnsi="Courier New" w:cs="Courier New"/>
          <w:sz w:val="20"/>
          <w:szCs w:val="20"/>
        </w:rPr>
        <w:t>)</w:t>
      </w:r>
    </w:p>
    <w:p w14:paraId="4358345B" w14:textId="77777777" w:rsidR="00F206DC" w:rsidRDefault="00F206DC">
      <w:pPr>
        <w:rPr>
          <w:rFonts w:ascii="Courier New" w:eastAsia="Courier New" w:hAnsi="Courier New" w:cs="Courier New"/>
        </w:rPr>
      </w:pPr>
    </w:p>
    <w:p w14:paraId="29DD558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Discovered which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salt to use</w:t>
      </w:r>
    </w:p>
    <w:p w14:paraId="2B263CE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AD-TESTMACHINE1$@TESTAD.COM: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/krb5.keytab</w:t>
      </w:r>
    </w:p>
    <w:p w14:paraId="74FA901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host/AD-TESTMACHINE1@TESTAD.COM: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w:t>
      </w:r>
      <w:r>
        <w:rPr>
          <w:rFonts w:ascii="Courier New" w:eastAsia="Courier New" w:hAnsi="Courier New" w:cs="Courier New"/>
          <w:sz w:val="20"/>
          <w:szCs w:val="20"/>
        </w:rPr>
        <w:t>ytab</w:t>
      </w:r>
    </w:p>
    <w:p w14:paraId="4B763145"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host/ad-testmachine1@TESTAD.COM: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/krb5.keytab</w:t>
      </w:r>
    </w:p>
    <w:p w14:paraId="104D1463"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RestrictedKrbHost</w:t>
      </w:r>
      <w:proofErr w:type="spellEnd"/>
      <w:r>
        <w:rPr>
          <w:rFonts w:ascii="Courier New" w:eastAsia="Courier New" w:hAnsi="Courier New" w:cs="Courier New"/>
          <w:sz w:val="20"/>
          <w:szCs w:val="20"/>
        </w:rPr>
        <w:t>/AD-TESTMACHINE1@TESTAD.COM: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/krb5.keytab</w:t>
      </w:r>
    </w:p>
    <w:p w14:paraId="7813D827"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 Added the entries to the </w:t>
      </w:r>
      <w:proofErr w:type="spellStart"/>
      <w:r>
        <w:rPr>
          <w:rFonts w:ascii="Courier New" w:eastAsia="Courier New" w:hAnsi="Courier New" w:cs="Courier New"/>
          <w:sz w:val="20"/>
          <w:szCs w:val="20"/>
        </w:rPr>
        <w:t>keytab</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RestrictedKrbHost</w:t>
      </w:r>
      <w:proofErr w:type="spellEnd"/>
      <w:r>
        <w:rPr>
          <w:rFonts w:ascii="Courier New" w:eastAsia="Courier New" w:hAnsi="Courier New" w:cs="Courier New"/>
          <w:sz w:val="20"/>
          <w:szCs w:val="20"/>
        </w:rPr>
        <w:t>/ad-te</w:t>
      </w:r>
      <w:r>
        <w:rPr>
          <w:rFonts w:ascii="Courier New" w:eastAsia="Courier New" w:hAnsi="Courier New" w:cs="Courier New"/>
          <w:sz w:val="20"/>
          <w:szCs w:val="20"/>
        </w:rPr>
        <w:t>stmachine1@TESTAD.COM: FILE:/</w:t>
      </w:r>
      <w:proofErr w:type="spellStart"/>
      <w:r>
        <w:rPr>
          <w:rFonts w:ascii="Courier New" w:eastAsia="Courier New" w:hAnsi="Courier New" w:cs="Courier New"/>
          <w:sz w:val="20"/>
          <w:szCs w:val="20"/>
        </w:rPr>
        <w:t>etc</w:t>
      </w:r>
      <w:proofErr w:type="spellEnd"/>
      <w:r>
        <w:rPr>
          <w:rFonts w:ascii="Courier New" w:eastAsia="Courier New" w:hAnsi="Courier New" w:cs="Courier New"/>
          <w:sz w:val="20"/>
          <w:szCs w:val="20"/>
        </w:rPr>
        <w:t>/krb5.keytab</w:t>
      </w:r>
    </w:p>
    <w:p w14:paraId="2C58473B" w14:textId="77777777" w:rsidR="00F206DC" w:rsidRDefault="00F206DC">
      <w:pPr>
        <w:spacing w:after="240"/>
        <w:rPr>
          <w:rFonts w:ascii="Bookman Old Style" w:eastAsia="Bookman Old Style" w:hAnsi="Bookman Old Style" w:cs="Bookman Old Style"/>
        </w:rPr>
      </w:pPr>
    </w:p>
    <w:p w14:paraId="51B16E09" w14:textId="77777777" w:rsidR="00F206DC" w:rsidRDefault="009D2490">
      <w:pPr>
        <w:numPr>
          <w:ilvl w:val="0"/>
          <w:numId w:val="20"/>
        </w:numPr>
        <w:ind w:left="360"/>
        <w:rPr>
          <w:rFonts w:ascii="Bookman Old Style" w:eastAsia="Bookman Old Style" w:hAnsi="Bookman Old Style" w:cs="Bookman Old Style"/>
        </w:rPr>
      </w:pPr>
      <w:r>
        <w:rPr>
          <w:rFonts w:ascii="Bookman Old Style" w:eastAsia="Bookman Old Style" w:hAnsi="Bookman Old Style" w:cs="Bookman Old Style"/>
        </w:rPr>
        <w:t>Modify the /</w:t>
      </w:r>
      <w:proofErr w:type="spellStart"/>
      <w:r>
        <w:rPr>
          <w:rFonts w:ascii="Bookman Old Style" w:eastAsia="Bookman Old Style" w:hAnsi="Bookman Old Style" w:cs="Bookman Old Style"/>
        </w:rPr>
        <w:t>etc</w:t>
      </w:r>
      <w:proofErr w:type="spellEnd"/>
      <w:r>
        <w:rPr>
          <w:rFonts w:ascii="Bookman Old Style" w:eastAsia="Bookman Old Style" w:hAnsi="Bookman Old Style" w:cs="Bookman Old Style"/>
        </w:rPr>
        <w:t>/krb5.conf to point to the right REALM</w:t>
      </w:r>
    </w:p>
    <w:p w14:paraId="1ED733AD" w14:textId="77777777" w:rsidR="00F206DC" w:rsidRDefault="00F206DC">
      <w:pPr>
        <w:rPr>
          <w:rFonts w:ascii="Bookman Old Style" w:eastAsia="Bookman Old Style" w:hAnsi="Bookman Old Style" w:cs="Bookman Old Style"/>
          <w:sz w:val="20"/>
          <w:szCs w:val="20"/>
        </w:rPr>
      </w:pPr>
    </w:p>
    <w:p w14:paraId="40E6369C" w14:textId="77777777" w:rsidR="00F206DC" w:rsidRDefault="009D2490">
      <w:pPr>
        <w:rPr>
          <w:rFonts w:ascii="Courier New" w:eastAsia="Courier New" w:hAnsi="Courier New" w:cs="Courier New"/>
        </w:rPr>
      </w:pPr>
      <w:r>
        <w:rPr>
          <w:rFonts w:ascii="Courier New" w:eastAsia="Courier New" w:hAnsi="Courier New" w:cs="Courier New"/>
          <w:sz w:val="20"/>
          <w:szCs w:val="20"/>
        </w:rPr>
        <w:t>[logging]</w:t>
      </w:r>
    </w:p>
    <w:p w14:paraId="5AC9D271" w14:textId="77777777" w:rsidR="00F206DC" w:rsidRDefault="009D2490">
      <w:pPr>
        <w:rPr>
          <w:rFonts w:ascii="Courier New" w:eastAsia="Courier New" w:hAnsi="Courier New" w:cs="Courier New"/>
        </w:rPr>
      </w:pPr>
      <w:r>
        <w:rPr>
          <w:rFonts w:ascii="Courier New" w:eastAsia="Courier New" w:hAnsi="Courier New" w:cs="Courier New"/>
          <w:sz w:val="20"/>
          <w:szCs w:val="20"/>
        </w:rPr>
        <w:t>default = FILE:/</w:t>
      </w:r>
      <w:proofErr w:type="spellStart"/>
      <w:r>
        <w:rPr>
          <w:rFonts w:ascii="Courier New" w:eastAsia="Courier New" w:hAnsi="Courier New" w:cs="Courier New"/>
          <w:sz w:val="20"/>
          <w:szCs w:val="20"/>
        </w:rPr>
        <w:t>var</w:t>
      </w:r>
      <w:proofErr w:type="spellEnd"/>
      <w:r>
        <w:rPr>
          <w:rFonts w:ascii="Courier New" w:eastAsia="Courier New" w:hAnsi="Courier New" w:cs="Courier New"/>
          <w:sz w:val="20"/>
          <w:szCs w:val="20"/>
        </w:rPr>
        <w:t>/log/krb5libs.log</w:t>
      </w:r>
    </w:p>
    <w:p w14:paraId="0B9B15BE"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kdc</w:t>
      </w:r>
      <w:proofErr w:type="spellEnd"/>
      <w:r>
        <w:rPr>
          <w:rFonts w:ascii="Courier New" w:eastAsia="Courier New" w:hAnsi="Courier New" w:cs="Courier New"/>
          <w:sz w:val="20"/>
          <w:szCs w:val="20"/>
        </w:rPr>
        <w:t xml:space="preserve"> = FILE:/</w:t>
      </w:r>
      <w:proofErr w:type="spellStart"/>
      <w:r>
        <w:rPr>
          <w:rFonts w:ascii="Courier New" w:eastAsia="Courier New" w:hAnsi="Courier New" w:cs="Courier New"/>
          <w:sz w:val="20"/>
          <w:szCs w:val="20"/>
        </w:rPr>
        <w:t>var</w:t>
      </w:r>
      <w:proofErr w:type="spellEnd"/>
      <w:r>
        <w:rPr>
          <w:rFonts w:ascii="Courier New" w:eastAsia="Courier New" w:hAnsi="Courier New" w:cs="Courier New"/>
          <w:sz w:val="20"/>
          <w:szCs w:val="20"/>
        </w:rPr>
        <w:t>/log/krb5kdc.log</w:t>
      </w:r>
    </w:p>
    <w:p w14:paraId="579DC196"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admin_server</w:t>
      </w:r>
      <w:proofErr w:type="spellEnd"/>
      <w:r>
        <w:rPr>
          <w:rFonts w:ascii="Courier New" w:eastAsia="Courier New" w:hAnsi="Courier New" w:cs="Courier New"/>
          <w:sz w:val="20"/>
          <w:szCs w:val="20"/>
        </w:rPr>
        <w:t xml:space="preserve"> = FILE:/</w:t>
      </w:r>
      <w:proofErr w:type="spellStart"/>
      <w:r>
        <w:rPr>
          <w:rFonts w:ascii="Courier New" w:eastAsia="Courier New" w:hAnsi="Courier New" w:cs="Courier New"/>
          <w:sz w:val="20"/>
          <w:szCs w:val="20"/>
        </w:rPr>
        <w:t>var</w:t>
      </w:r>
      <w:proofErr w:type="spellEnd"/>
      <w:r>
        <w:rPr>
          <w:rFonts w:ascii="Courier New" w:eastAsia="Courier New" w:hAnsi="Courier New" w:cs="Courier New"/>
          <w:sz w:val="20"/>
          <w:szCs w:val="20"/>
        </w:rPr>
        <w:t>/log/kadmind.log</w:t>
      </w:r>
    </w:p>
    <w:p w14:paraId="5A186DBC" w14:textId="77777777" w:rsidR="00F206DC" w:rsidRDefault="00F206DC">
      <w:pPr>
        <w:rPr>
          <w:rFonts w:ascii="Courier New" w:eastAsia="Courier New" w:hAnsi="Courier New" w:cs="Courier New"/>
        </w:rPr>
      </w:pPr>
    </w:p>
    <w:p w14:paraId="7636A1C1"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libdefaults</w:t>
      </w:r>
      <w:proofErr w:type="spellEnd"/>
      <w:r>
        <w:rPr>
          <w:rFonts w:ascii="Courier New" w:eastAsia="Courier New" w:hAnsi="Courier New" w:cs="Courier New"/>
          <w:sz w:val="20"/>
          <w:szCs w:val="20"/>
        </w:rPr>
        <w:t>]</w:t>
      </w:r>
    </w:p>
    <w:p w14:paraId="28E86EDD" w14:textId="77777777" w:rsidR="00F206DC" w:rsidRPr="00F206DC" w:rsidRDefault="009D2490">
      <w:pPr>
        <w:rPr>
          <w:rFonts w:ascii="Courier New" w:eastAsia="Courier New" w:hAnsi="Courier New" w:cs="Courier New"/>
          <w:sz w:val="20"/>
          <w:szCs w:val="20"/>
          <w:rPrChange w:id="103" w:author="Microsoft Office User" w:date="2017-11-10T15:38:00Z">
            <w:rPr>
              <w:rFonts w:ascii="Courier New" w:eastAsia="Courier New" w:hAnsi="Courier New" w:cs="Courier New"/>
            </w:rPr>
          </w:rPrChange>
        </w:rPr>
      </w:pPr>
      <w:proofErr w:type="spellStart"/>
      <w:r>
        <w:rPr>
          <w:rFonts w:ascii="Courier New" w:eastAsia="Courier New" w:hAnsi="Courier New" w:cs="Courier New"/>
          <w:sz w:val="20"/>
          <w:szCs w:val="20"/>
        </w:rPr>
        <w:t>default_realm</w:t>
      </w:r>
      <w:proofErr w:type="spellEnd"/>
      <w:r>
        <w:rPr>
          <w:rFonts w:ascii="Courier New" w:eastAsia="Courier New" w:hAnsi="Courier New" w:cs="Courier New"/>
          <w:sz w:val="20"/>
          <w:szCs w:val="20"/>
        </w:rPr>
        <w:t xml:space="preserve"> </w:t>
      </w:r>
      <w:r>
        <w:rPr>
          <w:rFonts w:ascii="Courier New" w:eastAsia="Courier New" w:hAnsi="Courier New" w:cs="Courier New"/>
          <w:color w:val="FFFFFF"/>
          <w:sz w:val="20"/>
          <w:szCs w:val="20"/>
          <w:rPrChange w:id="104" w:author="Microsoft Office User" w:date="2017-11-10T15:38:00Z">
            <w:rPr>
              <w:rFonts w:ascii="Courier New" w:eastAsia="Courier New" w:hAnsi="Courier New" w:cs="Courier New"/>
              <w:sz w:val="20"/>
              <w:szCs w:val="20"/>
            </w:rPr>
          </w:rPrChange>
        </w:rPr>
        <w:t xml:space="preserve">= </w:t>
      </w:r>
      <w:ins w:id="105" w:author="Microsoft Office User" w:date="2017-11-10T15:37:00Z">
        <w:r>
          <w:rPr>
            <w:rFonts w:ascii="Courier New" w:eastAsia="Courier New" w:hAnsi="Courier New" w:cs="Courier New"/>
            <w:color w:val="FFFFFF"/>
            <w:sz w:val="20"/>
            <w:szCs w:val="20"/>
            <w:rPrChange w:id="106" w:author="Microsoft Office User" w:date="2017-11-10T15:38:00Z">
              <w:rPr>
                <w:rFonts w:ascii="Courier New" w:eastAsia="Courier New" w:hAnsi="Courier New" w:cs="Courier New"/>
                <w:sz w:val="20"/>
                <w:szCs w:val="20"/>
              </w:rPr>
            </w:rPrChange>
          </w:rPr>
          <w:t>PROD.EPMTELCO.CO</w:t>
        </w:r>
      </w:ins>
      <w:del w:id="107" w:author="Microsoft Office User" w:date="2017-11-10T15:37:00Z">
        <w:r>
          <w:rPr>
            <w:rFonts w:ascii="Courier New" w:eastAsia="Courier New" w:hAnsi="Courier New" w:cs="Courier New"/>
            <w:sz w:val="20"/>
            <w:szCs w:val="20"/>
          </w:rPr>
          <w:delText>TESTAD.COM</w:delText>
        </w:r>
      </w:del>
    </w:p>
    <w:p w14:paraId="77F1D099"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dns_lookup_realm</w:t>
      </w:r>
      <w:proofErr w:type="spellEnd"/>
      <w:r>
        <w:rPr>
          <w:rFonts w:ascii="Courier New" w:eastAsia="Courier New" w:hAnsi="Courier New" w:cs="Courier New"/>
          <w:sz w:val="20"/>
          <w:szCs w:val="20"/>
        </w:rPr>
        <w:t xml:space="preserve"> = true</w:t>
      </w:r>
    </w:p>
    <w:p w14:paraId="12DC8641"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dns_lookup_kdc</w:t>
      </w:r>
      <w:proofErr w:type="spellEnd"/>
      <w:r>
        <w:rPr>
          <w:rFonts w:ascii="Courier New" w:eastAsia="Courier New" w:hAnsi="Courier New" w:cs="Courier New"/>
          <w:sz w:val="20"/>
          <w:szCs w:val="20"/>
        </w:rPr>
        <w:t xml:space="preserve"> = true</w:t>
      </w:r>
    </w:p>
    <w:p w14:paraId="31172B14"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ticket_lifetime</w:t>
      </w:r>
      <w:proofErr w:type="spellEnd"/>
      <w:r>
        <w:rPr>
          <w:rFonts w:ascii="Courier New" w:eastAsia="Courier New" w:hAnsi="Courier New" w:cs="Courier New"/>
          <w:sz w:val="20"/>
          <w:szCs w:val="20"/>
        </w:rPr>
        <w:t xml:space="preserve"> = 24h</w:t>
      </w:r>
    </w:p>
    <w:p w14:paraId="60DC7255"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renew_lifetime</w:t>
      </w:r>
      <w:proofErr w:type="spellEnd"/>
      <w:r>
        <w:rPr>
          <w:rFonts w:ascii="Courier New" w:eastAsia="Courier New" w:hAnsi="Courier New" w:cs="Courier New"/>
          <w:sz w:val="20"/>
          <w:szCs w:val="20"/>
        </w:rPr>
        <w:t xml:space="preserve"> = 7d</w:t>
      </w:r>
    </w:p>
    <w:p w14:paraId="041B1F71" w14:textId="77777777" w:rsidR="00F206DC" w:rsidRDefault="009D2490">
      <w:pPr>
        <w:rPr>
          <w:rFonts w:ascii="Courier New" w:eastAsia="Courier New" w:hAnsi="Courier New" w:cs="Courier New"/>
        </w:rPr>
      </w:pPr>
      <w:proofErr w:type="spellStart"/>
      <w:r>
        <w:rPr>
          <w:rFonts w:ascii="Courier New" w:eastAsia="Courier New" w:hAnsi="Courier New" w:cs="Courier New"/>
          <w:sz w:val="20"/>
          <w:szCs w:val="20"/>
        </w:rPr>
        <w:t>forwardable</w:t>
      </w:r>
      <w:proofErr w:type="spellEnd"/>
      <w:r>
        <w:rPr>
          <w:rFonts w:ascii="Courier New" w:eastAsia="Courier New" w:hAnsi="Courier New" w:cs="Courier New"/>
          <w:sz w:val="20"/>
          <w:szCs w:val="20"/>
        </w:rPr>
        <w:t xml:space="preserve"> = true</w:t>
      </w:r>
    </w:p>
    <w:p w14:paraId="1F91EF7F" w14:textId="77777777" w:rsidR="00F206DC" w:rsidRDefault="00F206DC">
      <w:pPr>
        <w:rPr>
          <w:rFonts w:ascii="Courier New" w:eastAsia="Courier New" w:hAnsi="Courier New" w:cs="Courier New"/>
        </w:rPr>
      </w:pPr>
    </w:p>
    <w:p w14:paraId="3C9D8C84" w14:textId="77777777" w:rsidR="00F206DC" w:rsidRDefault="009D2490">
      <w:pPr>
        <w:rPr>
          <w:rFonts w:ascii="Courier New" w:eastAsia="Courier New" w:hAnsi="Courier New" w:cs="Courier New"/>
        </w:rPr>
      </w:pPr>
      <w:r>
        <w:rPr>
          <w:rFonts w:ascii="Courier New" w:eastAsia="Courier New" w:hAnsi="Courier New" w:cs="Courier New"/>
          <w:sz w:val="20"/>
          <w:szCs w:val="20"/>
        </w:rPr>
        <w:t>[realms]</w:t>
      </w:r>
    </w:p>
    <w:p w14:paraId="03247255" w14:textId="77777777" w:rsidR="00F206DC" w:rsidRPr="00F206DC" w:rsidRDefault="009D2490">
      <w:pPr>
        <w:shd w:val="clear" w:color="auto" w:fill="FFFFFF"/>
        <w:rPr>
          <w:ins w:id="108" w:author="Microsoft Office User" w:date="2017-11-10T15:36:00Z"/>
          <w:rFonts w:ascii="Menlo" w:eastAsia="Menlo" w:hAnsi="Menlo" w:cs="Menlo"/>
          <w:color w:val="0D0D0D"/>
          <w:sz w:val="20"/>
          <w:szCs w:val="20"/>
          <w:rPrChange w:id="109" w:author="Microsoft Office User" w:date="2017-11-10T15:37:00Z">
            <w:rPr>
              <w:ins w:id="110" w:author="Microsoft Office User" w:date="2017-11-10T15:36:00Z"/>
              <w:rFonts w:ascii="Menlo" w:eastAsia="Menlo" w:hAnsi="Menlo" w:cs="Menlo"/>
              <w:sz w:val="32"/>
              <w:szCs w:val="32"/>
            </w:rPr>
          </w:rPrChange>
        </w:rPr>
      </w:pPr>
      <w:ins w:id="111" w:author="Microsoft Office User" w:date="2017-11-10T15:36:00Z">
        <w:r>
          <w:rPr>
            <w:rFonts w:ascii="Menlo" w:eastAsia="Menlo" w:hAnsi="Menlo" w:cs="Menlo"/>
            <w:color w:val="0D0D0D"/>
            <w:sz w:val="20"/>
            <w:szCs w:val="20"/>
            <w:rPrChange w:id="112" w:author="Microsoft Office User" w:date="2017-11-10T15:37:00Z">
              <w:rPr>
                <w:rFonts w:ascii="Menlo" w:eastAsia="Menlo" w:hAnsi="Menlo" w:cs="Menlo"/>
                <w:sz w:val="32"/>
                <w:szCs w:val="32"/>
              </w:rPr>
            </w:rPrChange>
          </w:rPr>
          <w:t>PROD.EPMTELCO.COM.CO = {</w:t>
        </w:r>
      </w:ins>
    </w:p>
    <w:p w14:paraId="2842DA35" w14:textId="77777777" w:rsidR="00F206DC" w:rsidRPr="00F206DC" w:rsidRDefault="009D2490">
      <w:pPr>
        <w:shd w:val="clear" w:color="auto" w:fill="FFFFFF"/>
        <w:rPr>
          <w:ins w:id="113" w:author="Microsoft Office User" w:date="2017-11-10T15:36:00Z"/>
          <w:rFonts w:ascii="Menlo" w:eastAsia="Menlo" w:hAnsi="Menlo" w:cs="Menlo"/>
          <w:color w:val="0D0D0D"/>
          <w:sz w:val="20"/>
          <w:szCs w:val="20"/>
          <w:rPrChange w:id="114" w:author="Microsoft Office User" w:date="2017-11-10T15:37:00Z">
            <w:rPr>
              <w:ins w:id="115" w:author="Microsoft Office User" w:date="2017-11-10T15:36:00Z"/>
              <w:rFonts w:ascii="Menlo" w:eastAsia="Menlo" w:hAnsi="Menlo" w:cs="Menlo"/>
              <w:sz w:val="32"/>
              <w:szCs w:val="32"/>
            </w:rPr>
          </w:rPrChange>
        </w:rPr>
      </w:pPr>
      <w:proofErr w:type="spellStart"/>
      <w:ins w:id="116" w:author="Microsoft Office User" w:date="2017-11-10T15:36:00Z">
        <w:r>
          <w:rPr>
            <w:rFonts w:ascii="Menlo" w:eastAsia="Menlo" w:hAnsi="Menlo" w:cs="Menlo"/>
            <w:color w:val="0D0D0D"/>
            <w:sz w:val="20"/>
            <w:szCs w:val="20"/>
            <w:rPrChange w:id="117" w:author="Microsoft Office User" w:date="2017-11-10T15:37:00Z">
              <w:rPr>
                <w:rFonts w:ascii="Menlo" w:eastAsia="Menlo" w:hAnsi="Menlo" w:cs="Menlo"/>
                <w:sz w:val="32"/>
                <w:szCs w:val="32"/>
              </w:rPr>
            </w:rPrChange>
          </w:rPr>
          <w:t>kdc</w:t>
        </w:r>
        <w:proofErr w:type="spellEnd"/>
        <w:r>
          <w:rPr>
            <w:rFonts w:ascii="Menlo" w:eastAsia="Menlo" w:hAnsi="Menlo" w:cs="Menlo"/>
            <w:color w:val="0D0D0D"/>
            <w:sz w:val="20"/>
            <w:szCs w:val="20"/>
            <w:rPrChange w:id="118" w:author="Microsoft Office User" w:date="2017-11-10T15:37:00Z">
              <w:rPr>
                <w:rFonts w:ascii="Menlo" w:eastAsia="Menlo" w:hAnsi="Menlo" w:cs="Menlo"/>
                <w:sz w:val="32"/>
                <w:szCs w:val="32"/>
              </w:rPr>
            </w:rPrChange>
          </w:rPr>
          <w:t xml:space="preserve"> = netf-pmbigdat01.epmtelco.com.co</w:t>
        </w:r>
      </w:ins>
    </w:p>
    <w:p w14:paraId="27B9E6FE" w14:textId="77777777" w:rsidR="00F206DC" w:rsidRPr="00F206DC" w:rsidRDefault="009D2490">
      <w:pPr>
        <w:shd w:val="clear" w:color="auto" w:fill="FFFFFF"/>
        <w:rPr>
          <w:ins w:id="119" w:author="Microsoft Office User" w:date="2017-11-10T15:36:00Z"/>
          <w:rFonts w:ascii="Menlo" w:eastAsia="Menlo" w:hAnsi="Menlo" w:cs="Menlo"/>
          <w:color w:val="0D0D0D"/>
          <w:sz w:val="20"/>
          <w:szCs w:val="20"/>
          <w:rPrChange w:id="120" w:author="Microsoft Office User" w:date="2017-11-10T15:37:00Z">
            <w:rPr>
              <w:ins w:id="121" w:author="Microsoft Office User" w:date="2017-11-10T15:36:00Z"/>
              <w:rFonts w:ascii="Menlo" w:eastAsia="Menlo" w:hAnsi="Menlo" w:cs="Menlo"/>
              <w:sz w:val="32"/>
              <w:szCs w:val="32"/>
            </w:rPr>
          </w:rPrChange>
        </w:rPr>
      </w:pPr>
      <w:proofErr w:type="spellStart"/>
      <w:ins w:id="122" w:author="Microsoft Office User" w:date="2017-11-10T15:36:00Z">
        <w:r>
          <w:rPr>
            <w:rFonts w:ascii="Menlo" w:eastAsia="Menlo" w:hAnsi="Menlo" w:cs="Menlo"/>
            <w:color w:val="0D0D0D"/>
            <w:sz w:val="20"/>
            <w:szCs w:val="20"/>
            <w:rPrChange w:id="123" w:author="Microsoft Office User" w:date="2017-11-10T15:37:00Z">
              <w:rPr>
                <w:rFonts w:ascii="Menlo" w:eastAsia="Menlo" w:hAnsi="Menlo" w:cs="Menlo"/>
                <w:sz w:val="32"/>
                <w:szCs w:val="32"/>
              </w:rPr>
            </w:rPrChange>
          </w:rPr>
          <w:t>admin_server</w:t>
        </w:r>
        <w:proofErr w:type="spellEnd"/>
        <w:r>
          <w:rPr>
            <w:rFonts w:ascii="Menlo" w:eastAsia="Menlo" w:hAnsi="Menlo" w:cs="Menlo"/>
            <w:color w:val="0D0D0D"/>
            <w:sz w:val="20"/>
            <w:szCs w:val="20"/>
            <w:rPrChange w:id="124" w:author="Microsoft Office User" w:date="2017-11-10T15:37:00Z">
              <w:rPr>
                <w:rFonts w:ascii="Menlo" w:eastAsia="Menlo" w:hAnsi="Menlo" w:cs="Menlo"/>
                <w:sz w:val="32"/>
                <w:szCs w:val="32"/>
              </w:rPr>
            </w:rPrChange>
          </w:rPr>
          <w:t xml:space="preserve"> = netf-pmbigdat01.epmtelco.com.co</w:t>
        </w:r>
      </w:ins>
    </w:p>
    <w:p w14:paraId="21DF708C" w14:textId="77777777" w:rsidR="00F206DC" w:rsidRDefault="009D2490">
      <w:pPr>
        <w:rPr>
          <w:del w:id="125" w:author="Microsoft Office User" w:date="2017-11-10T15:36:00Z"/>
          <w:rFonts w:ascii="Courier New" w:eastAsia="Courier New" w:hAnsi="Courier New" w:cs="Courier New"/>
        </w:rPr>
      </w:pPr>
      <w:del w:id="126" w:author="Microsoft Office User" w:date="2017-11-10T15:36:00Z">
        <w:r>
          <w:rPr>
            <w:rFonts w:ascii="Courier New" w:eastAsia="Courier New" w:hAnsi="Courier New" w:cs="Courier New"/>
            <w:sz w:val="20"/>
            <w:szCs w:val="20"/>
          </w:rPr>
          <w:delText>TESTAD.COM = {</w:delText>
        </w:r>
      </w:del>
    </w:p>
    <w:p w14:paraId="13ED6F46" w14:textId="77777777" w:rsidR="00F206DC" w:rsidRDefault="009D2490">
      <w:pPr>
        <w:rPr>
          <w:del w:id="127" w:author="Microsoft Office User" w:date="2017-11-10T15:36:00Z"/>
          <w:rFonts w:ascii="Courier New" w:eastAsia="Courier New" w:hAnsi="Courier New" w:cs="Courier New"/>
        </w:rPr>
      </w:pPr>
      <w:del w:id="128" w:author="Microsoft Office User" w:date="2017-11-10T15:36:00Z">
        <w:r>
          <w:rPr>
            <w:rFonts w:ascii="Courier New" w:eastAsia="Courier New" w:hAnsi="Courier New" w:cs="Courier New"/>
            <w:sz w:val="20"/>
            <w:szCs w:val="20"/>
          </w:rPr>
          <w:delText> kdc = rtp-testad01.testad.com</w:delText>
        </w:r>
      </w:del>
    </w:p>
    <w:p w14:paraId="16D27DB0" w14:textId="77777777" w:rsidR="00F206DC" w:rsidRDefault="009D2490">
      <w:pPr>
        <w:rPr>
          <w:del w:id="129" w:author="Microsoft Office User" w:date="2017-11-10T15:36:00Z"/>
          <w:rFonts w:ascii="Courier New" w:eastAsia="Courier New" w:hAnsi="Courier New" w:cs="Courier New"/>
        </w:rPr>
      </w:pPr>
      <w:del w:id="130" w:author="Microsoft Office User" w:date="2017-11-10T15:36:00Z">
        <w:r>
          <w:rPr>
            <w:rFonts w:ascii="Courier New" w:eastAsia="Courier New" w:hAnsi="Courier New" w:cs="Courier New"/>
            <w:sz w:val="20"/>
            <w:szCs w:val="20"/>
          </w:rPr>
          <w:delText> </w:delText>
        </w:r>
        <w:r>
          <w:rPr>
            <w:rFonts w:ascii="Courier New" w:eastAsia="Courier New" w:hAnsi="Courier New" w:cs="Courier New"/>
            <w:sz w:val="20"/>
            <w:szCs w:val="20"/>
          </w:rPr>
          <w:delText>admin_server = rtp-testad01.testad.com</w:delText>
        </w:r>
      </w:del>
    </w:p>
    <w:p w14:paraId="242C97B0"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
    <w:p w14:paraId="5DC4111B" w14:textId="77777777" w:rsidR="00F206DC" w:rsidRDefault="00F206DC">
      <w:pPr>
        <w:rPr>
          <w:rFonts w:ascii="Courier New" w:eastAsia="Courier New" w:hAnsi="Courier New" w:cs="Courier New"/>
        </w:rPr>
      </w:pPr>
    </w:p>
    <w:p w14:paraId="45D10E4D" w14:textId="77777777" w:rsidR="00F206DC" w:rsidRDefault="009D2490">
      <w:pPr>
        <w:rPr>
          <w:rFonts w:ascii="Courier New" w:eastAsia="Courier New" w:hAnsi="Courier New" w:cs="Courier New"/>
        </w:rPr>
      </w:pPr>
      <w:r>
        <w:rPr>
          <w:rFonts w:ascii="Courier New" w:eastAsia="Courier New" w:hAnsi="Courier New" w:cs="Courier New"/>
          <w:sz w:val="20"/>
          <w:szCs w:val="20"/>
        </w:rPr>
        <w:t>[</w:t>
      </w:r>
      <w:proofErr w:type="spellStart"/>
      <w:r>
        <w:rPr>
          <w:rFonts w:ascii="Courier New" w:eastAsia="Courier New" w:hAnsi="Courier New" w:cs="Courier New"/>
          <w:sz w:val="20"/>
          <w:szCs w:val="20"/>
        </w:rPr>
        <w:t>domain_realm</w:t>
      </w:r>
      <w:proofErr w:type="spellEnd"/>
      <w:r>
        <w:rPr>
          <w:rFonts w:ascii="Courier New" w:eastAsia="Courier New" w:hAnsi="Courier New" w:cs="Courier New"/>
          <w:sz w:val="20"/>
          <w:szCs w:val="20"/>
        </w:rPr>
        <w:t>]</w:t>
      </w:r>
    </w:p>
    <w:p w14:paraId="001E837B" w14:textId="77777777" w:rsidR="00F206DC" w:rsidRDefault="009D2490">
      <w:pPr>
        <w:rPr>
          <w:rFonts w:ascii="Courier New" w:eastAsia="Courier New" w:hAnsi="Courier New" w:cs="Courier New"/>
        </w:rPr>
      </w:pPr>
      <w:proofErr w:type="gramStart"/>
      <w:r>
        <w:rPr>
          <w:rFonts w:ascii="Courier New" w:eastAsia="Courier New" w:hAnsi="Courier New" w:cs="Courier New"/>
          <w:sz w:val="20"/>
          <w:szCs w:val="20"/>
        </w:rPr>
        <w:t>.example.com</w:t>
      </w:r>
      <w:proofErr w:type="gramEnd"/>
      <w:r>
        <w:rPr>
          <w:rFonts w:ascii="Courier New" w:eastAsia="Courier New" w:hAnsi="Courier New" w:cs="Courier New"/>
          <w:sz w:val="20"/>
          <w:szCs w:val="20"/>
        </w:rPr>
        <w:t xml:space="preserve"> = </w:t>
      </w:r>
      <w:ins w:id="131" w:author="Microsoft Office User" w:date="2017-11-10T16:06:00Z">
        <w:r>
          <w:rPr>
            <w:rFonts w:ascii="Courier New" w:eastAsia="Courier New" w:hAnsi="Courier New" w:cs="Courier New"/>
            <w:color w:val="FFFFFF"/>
            <w:sz w:val="20"/>
            <w:szCs w:val="20"/>
          </w:rPr>
          <w:t>PROD.EPMTELCO.CO</w:t>
        </w:r>
      </w:ins>
      <w:del w:id="132" w:author="Microsoft Office User" w:date="2017-11-10T16:06:00Z">
        <w:r>
          <w:rPr>
            <w:rFonts w:ascii="Courier New" w:eastAsia="Courier New" w:hAnsi="Courier New" w:cs="Courier New"/>
            <w:sz w:val="20"/>
            <w:szCs w:val="20"/>
          </w:rPr>
          <w:delText>TESTAD.COM</w:delText>
        </w:r>
      </w:del>
    </w:p>
    <w:p w14:paraId="2DA6C18E" w14:textId="77777777" w:rsidR="00F206DC" w:rsidRDefault="009D2490">
      <w:pPr>
        <w:rPr>
          <w:rFonts w:ascii="Courier New" w:eastAsia="Courier New" w:hAnsi="Courier New" w:cs="Courier New"/>
        </w:rPr>
      </w:pPr>
      <w:r>
        <w:rPr>
          <w:rFonts w:ascii="Courier New" w:eastAsia="Courier New" w:hAnsi="Courier New" w:cs="Courier New"/>
          <w:sz w:val="20"/>
          <w:szCs w:val="20"/>
        </w:rPr>
        <w:t xml:space="preserve">example.com = </w:t>
      </w:r>
      <w:ins w:id="133" w:author="Microsoft Office User" w:date="2017-11-10T16:06:00Z">
        <w:r>
          <w:rPr>
            <w:rFonts w:ascii="Courier New" w:eastAsia="Courier New" w:hAnsi="Courier New" w:cs="Courier New"/>
            <w:color w:val="FFFFFF"/>
            <w:sz w:val="20"/>
            <w:szCs w:val="20"/>
          </w:rPr>
          <w:t>PROD.EPMTELCO.CO</w:t>
        </w:r>
      </w:ins>
      <w:del w:id="134" w:author="Microsoft Office User" w:date="2017-11-10T16:06:00Z">
        <w:r>
          <w:rPr>
            <w:rFonts w:ascii="Courier New" w:eastAsia="Courier New" w:hAnsi="Courier New" w:cs="Courier New"/>
            <w:sz w:val="20"/>
            <w:szCs w:val="20"/>
          </w:rPr>
          <w:delText>TESTAD.COM</w:delText>
        </w:r>
      </w:del>
    </w:p>
    <w:p w14:paraId="715C1D15" w14:textId="77777777" w:rsidR="00F206DC" w:rsidRDefault="00F206DC">
      <w:pPr>
        <w:spacing w:after="240"/>
        <w:rPr>
          <w:rFonts w:ascii="Bookman Old Style" w:eastAsia="Bookman Old Style" w:hAnsi="Bookman Old Style" w:cs="Bookman Old Style"/>
        </w:rPr>
      </w:pPr>
    </w:p>
    <w:p w14:paraId="75D49534" w14:textId="77777777" w:rsidR="00F206DC" w:rsidRDefault="009D2490">
      <w:pPr>
        <w:numPr>
          <w:ilvl w:val="0"/>
          <w:numId w:val="21"/>
        </w:numPr>
        <w:ind w:left="360"/>
        <w:rPr>
          <w:rFonts w:ascii="Bookman Old Style" w:eastAsia="Bookman Old Style" w:hAnsi="Bookman Old Style" w:cs="Bookman Old Style"/>
        </w:rPr>
      </w:pPr>
      <w:r>
        <w:rPr>
          <w:rFonts w:ascii="Bookman Old Style" w:eastAsia="Bookman Old Style" w:hAnsi="Bookman Old Style" w:cs="Bookman Old Style"/>
        </w:rPr>
        <w:lastRenderedPageBreak/>
        <w:t xml:space="preserve">Setting up SSSD to use </w:t>
      </w:r>
      <w:proofErr w:type="spellStart"/>
      <w:r>
        <w:rPr>
          <w:rFonts w:ascii="Bookman Old Style" w:eastAsia="Bookman Old Style" w:hAnsi="Bookman Old Style" w:cs="Bookman Old Style"/>
        </w:rPr>
        <w:t>keytab</w:t>
      </w:r>
      <w:proofErr w:type="spellEnd"/>
      <w:r>
        <w:rPr>
          <w:rFonts w:ascii="Bookman Old Style" w:eastAsia="Bookman Old Style" w:hAnsi="Bookman Old Style" w:cs="Bookman Old Style"/>
        </w:rPr>
        <w:t xml:space="preserve"> to resolve </w:t>
      </w:r>
      <w:proofErr w:type="gramStart"/>
      <w:r>
        <w:rPr>
          <w:rFonts w:ascii="Bookman Old Style" w:eastAsia="Bookman Old Style" w:hAnsi="Bookman Old Style" w:cs="Bookman Old Style"/>
        </w:rPr>
        <w:t>users .</w:t>
      </w:r>
      <w:proofErr w:type="gramEnd"/>
      <w:r>
        <w:rPr>
          <w:rFonts w:ascii="Bookman Old Style" w:eastAsia="Bookman Old Style" w:hAnsi="Bookman Old Style" w:cs="Bookman Old Style"/>
        </w:rPr>
        <w:t xml:space="preserve"> Make sure </w:t>
      </w:r>
      <w:proofErr w:type="spellStart"/>
      <w:r>
        <w:rPr>
          <w:rFonts w:ascii="Bookman Old Style" w:eastAsia="Bookman Old Style" w:hAnsi="Bookman Old Style" w:cs="Bookman Old Style"/>
        </w:rPr>
        <w:t>authconfig</w:t>
      </w:r>
      <w:proofErr w:type="spellEnd"/>
      <w:r>
        <w:rPr>
          <w:rFonts w:ascii="Bookman Old Style" w:eastAsia="Bookman Old Style" w:hAnsi="Bookman Old Style" w:cs="Bookman Old Style"/>
        </w:rPr>
        <w:t xml:space="preserve"> &amp; </w:t>
      </w:r>
      <w:proofErr w:type="spellStart"/>
      <w:r>
        <w:rPr>
          <w:rFonts w:ascii="Bookman Old Style" w:eastAsia="Bookman Old Style" w:hAnsi="Bookman Old Style" w:cs="Bookman Old Style"/>
        </w:rPr>
        <w:t>sssd</w:t>
      </w:r>
      <w:proofErr w:type="spellEnd"/>
      <w:r>
        <w:rPr>
          <w:rFonts w:ascii="Bookman Old Style" w:eastAsia="Bookman Old Style" w:hAnsi="Bookman Old Style" w:cs="Bookman Old Style"/>
        </w:rPr>
        <w:t xml:space="preserve"> are installed</w:t>
      </w:r>
    </w:p>
    <w:p w14:paraId="776CDF5A" w14:textId="77777777" w:rsidR="00F206DC" w:rsidRDefault="009D2490">
      <w:pPr>
        <w:rPr>
          <w:rFonts w:ascii="Courier New" w:eastAsia="Courier New" w:hAnsi="Courier New" w:cs="Courier New"/>
        </w:rPr>
      </w:pPr>
      <w:r>
        <w:rPr>
          <w:rFonts w:ascii="Courier New" w:eastAsia="Courier New" w:hAnsi="Courier New" w:cs="Courier New"/>
        </w:rPr>
        <w:t xml:space="preserve">yum install </w:t>
      </w:r>
      <w:proofErr w:type="spellStart"/>
      <w:r>
        <w:rPr>
          <w:rFonts w:ascii="Courier New" w:eastAsia="Courier New" w:hAnsi="Courier New" w:cs="Courier New"/>
        </w:rPr>
        <w:t>authconfig</w:t>
      </w:r>
      <w:proofErr w:type="spellEnd"/>
      <w:r>
        <w:rPr>
          <w:rFonts w:ascii="Courier New" w:eastAsia="Courier New" w:hAnsi="Courier New" w:cs="Courier New"/>
        </w:rPr>
        <w:t xml:space="preserve"> </w:t>
      </w:r>
      <w:proofErr w:type="spellStart"/>
      <w:r>
        <w:rPr>
          <w:rFonts w:ascii="Courier New" w:eastAsia="Courier New" w:hAnsi="Courier New" w:cs="Courier New"/>
        </w:rPr>
        <w:t>sssd</w:t>
      </w:r>
      <w:proofErr w:type="spellEnd"/>
    </w:p>
    <w:p w14:paraId="26C17C74" w14:textId="77777777" w:rsidR="00F206DC" w:rsidRDefault="00F206DC">
      <w:pPr>
        <w:rPr>
          <w:rFonts w:ascii="Bookman Old Style" w:eastAsia="Bookman Old Style" w:hAnsi="Bookman Old Style" w:cs="Bookman Old Style"/>
        </w:rPr>
      </w:pPr>
    </w:p>
    <w:p w14:paraId="67D03240" w14:textId="77777777" w:rsidR="00F206DC" w:rsidRDefault="009D2490">
      <w:pPr>
        <w:numPr>
          <w:ilvl w:val="0"/>
          <w:numId w:val="3"/>
        </w:numPr>
        <w:ind w:left="360"/>
        <w:rPr>
          <w:rFonts w:ascii="Bookman Old Style" w:eastAsia="Bookman Old Style" w:hAnsi="Bookman Old Style" w:cs="Bookman Old Style"/>
        </w:rPr>
      </w:pPr>
      <w:proofErr w:type="spellStart"/>
      <w:r>
        <w:rPr>
          <w:rFonts w:ascii="Bookman Old Style" w:eastAsia="Bookman Old Style" w:hAnsi="Bookman Old Style" w:cs="Bookman Old Style"/>
        </w:rPr>
        <w:t>authconfig</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enablesssd</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enablesssdauth</w:t>
      </w:r>
      <w:proofErr w:type="spellEnd"/>
      <w:r>
        <w:rPr>
          <w:rFonts w:ascii="Bookman Old Style" w:eastAsia="Bookman Old Style" w:hAnsi="Bookman Old Style" w:cs="Bookman Old Style"/>
        </w:rPr>
        <w:t xml:space="preserve"> --</w:t>
      </w:r>
      <w:proofErr w:type="spellStart"/>
      <w:r>
        <w:rPr>
          <w:rFonts w:ascii="Bookman Old Style" w:eastAsia="Bookman Old Style" w:hAnsi="Bookman Old Style" w:cs="Bookman Old Style"/>
        </w:rPr>
        <w:t>enablemkhomedir</w:t>
      </w:r>
      <w:proofErr w:type="spellEnd"/>
      <w:r>
        <w:rPr>
          <w:rFonts w:ascii="Bookman Old Style" w:eastAsia="Bookman Old Style" w:hAnsi="Bookman Old Style" w:cs="Bookman Old Style"/>
        </w:rPr>
        <w:t xml:space="preserve"> --update</w:t>
      </w:r>
    </w:p>
    <w:p w14:paraId="39249F5C" w14:textId="77777777" w:rsidR="00F206DC" w:rsidRDefault="009D2490">
      <w:pPr>
        <w:numPr>
          <w:ilvl w:val="0"/>
          <w:numId w:val="3"/>
        </w:numPr>
        <w:ind w:left="360"/>
        <w:rPr>
          <w:rFonts w:ascii="Bookman Old Style" w:eastAsia="Bookman Old Style" w:hAnsi="Bookman Old Style" w:cs="Bookman Old Style"/>
        </w:rPr>
      </w:pPr>
      <w:r>
        <w:rPr>
          <w:rFonts w:ascii="Bookman Old Style" w:eastAsia="Bookman Old Style" w:hAnsi="Bookman Old Style" w:cs="Bookman Old Style"/>
        </w:rPr>
        <w:t xml:space="preserve">Final step </w:t>
      </w:r>
      <w:proofErr w:type="gramStart"/>
      <w:r>
        <w:rPr>
          <w:rFonts w:ascii="Bookman Old Style" w:eastAsia="Bookman Old Style" w:hAnsi="Bookman Old Style" w:cs="Bookman Old Style"/>
        </w:rPr>
        <w:t>define</w:t>
      </w:r>
      <w:proofErr w:type="gramEnd"/>
      <w:r>
        <w:rPr>
          <w:rFonts w:ascii="Bookman Old Style" w:eastAsia="Bookman Old Style" w:hAnsi="Bookman Old Style" w:cs="Bookman Old Style"/>
        </w:rPr>
        <w:t xml:space="preserve"> a single domain in SSSD</w:t>
      </w:r>
    </w:p>
    <w:p w14:paraId="4D026BA8" w14:textId="77777777" w:rsidR="00F206DC" w:rsidRDefault="00F206DC">
      <w:pPr>
        <w:rPr>
          <w:rFonts w:ascii="Bookman Old Style" w:eastAsia="Bookman Old Style" w:hAnsi="Bookman Old Style" w:cs="Bookman Old Style"/>
        </w:rPr>
      </w:pPr>
    </w:p>
    <w:p w14:paraId="70E8E0B3" w14:textId="77777777" w:rsidR="00F206DC" w:rsidRPr="00F206DC" w:rsidRDefault="009D2490">
      <w:pPr>
        <w:shd w:val="clear" w:color="auto" w:fill="FFFFFF"/>
        <w:rPr>
          <w:ins w:id="135" w:author="Microsoft Office User" w:date="2017-11-10T15:40:00Z"/>
          <w:rFonts w:ascii="Courier New" w:eastAsia="Courier New" w:hAnsi="Courier New" w:cs="Courier New"/>
          <w:sz w:val="20"/>
          <w:szCs w:val="20"/>
          <w:rPrChange w:id="136" w:author="Microsoft Office User" w:date="2017-11-10T15:40:00Z">
            <w:rPr>
              <w:ins w:id="137" w:author="Microsoft Office User" w:date="2017-11-10T15:40:00Z"/>
              <w:rFonts w:ascii="Menlo" w:eastAsia="Menlo" w:hAnsi="Menlo" w:cs="Menlo"/>
              <w:sz w:val="32"/>
              <w:szCs w:val="32"/>
            </w:rPr>
          </w:rPrChange>
        </w:rPr>
      </w:pPr>
      <w:ins w:id="138" w:author="Microsoft Office User" w:date="2017-11-10T15:40:00Z">
        <w:r>
          <w:rPr>
            <w:rFonts w:ascii="Courier New" w:eastAsia="Courier New" w:hAnsi="Courier New" w:cs="Courier New"/>
            <w:sz w:val="20"/>
            <w:szCs w:val="20"/>
            <w:rPrChange w:id="139" w:author="Microsoft Office User" w:date="2017-11-10T15:40:00Z">
              <w:rPr>
                <w:rFonts w:ascii="Menlo" w:eastAsia="Menlo" w:hAnsi="Menlo" w:cs="Menlo"/>
                <w:sz w:val="32"/>
                <w:szCs w:val="32"/>
              </w:rPr>
            </w:rPrChange>
          </w:rPr>
          <w:t>[</w:t>
        </w:r>
        <w:proofErr w:type="spellStart"/>
        <w:r>
          <w:rPr>
            <w:rFonts w:ascii="Courier New" w:eastAsia="Courier New" w:hAnsi="Courier New" w:cs="Courier New"/>
            <w:sz w:val="20"/>
            <w:szCs w:val="20"/>
            <w:rPrChange w:id="140" w:author="Microsoft Office User" w:date="2017-11-10T15:40:00Z">
              <w:rPr>
                <w:rFonts w:ascii="Menlo" w:eastAsia="Menlo" w:hAnsi="Menlo" w:cs="Menlo"/>
                <w:sz w:val="32"/>
                <w:szCs w:val="32"/>
              </w:rPr>
            </w:rPrChange>
          </w:rPr>
          <w:t>sssd</w:t>
        </w:r>
        <w:proofErr w:type="spellEnd"/>
        <w:r>
          <w:rPr>
            <w:rFonts w:ascii="Courier New" w:eastAsia="Courier New" w:hAnsi="Courier New" w:cs="Courier New"/>
            <w:sz w:val="20"/>
            <w:szCs w:val="20"/>
            <w:rPrChange w:id="141" w:author="Microsoft Office User" w:date="2017-11-10T15:40:00Z">
              <w:rPr>
                <w:rFonts w:ascii="Menlo" w:eastAsia="Menlo" w:hAnsi="Menlo" w:cs="Menlo"/>
                <w:sz w:val="32"/>
                <w:szCs w:val="32"/>
              </w:rPr>
            </w:rPrChange>
          </w:rPr>
          <w:t>]</w:t>
        </w:r>
      </w:ins>
    </w:p>
    <w:p w14:paraId="3101169C" w14:textId="77777777" w:rsidR="00F206DC" w:rsidRPr="00F206DC" w:rsidRDefault="009D2490">
      <w:pPr>
        <w:shd w:val="clear" w:color="auto" w:fill="FFFFFF"/>
        <w:rPr>
          <w:ins w:id="142" w:author="Microsoft Office User" w:date="2017-11-10T15:40:00Z"/>
          <w:rFonts w:ascii="Courier New" w:eastAsia="Courier New" w:hAnsi="Courier New" w:cs="Courier New"/>
          <w:sz w:val="20"/>
          <w:szCs w:val="20"/>
          <w:rPrChange w:id="143" w:author="Microsoft Office User" w:date="2017-11-10T15:40:00Z">
            <w:rPr>
              <w:ins w:id="144" w:author="Microsoft Office User" w:date="2017-11-10T15:40:00Z"/>
              <w:rFonts w:ascii="Menlo" w:eastAsia="Menlo" w:hAnsi="Menlo" w:cs="Menlo"/>
              <w:sz w:val="32"/>
              <w:szCs w:val="32"/>
            </w:rPr>
          </w:rPrChange>
        </w:rPr>
      </w:pPr>
      <w:ins w:id="145" w:author="Microsoft Office User" w:date="2017-11-10T15:40:00Z">
        <w:r>
          <w:rPr>
            <w:rFonts w:ascii="Courier New" w:eastAsia="Courier New" w:hAnsi="Courier New" w:cs="Courier New"/>
            <w:sz w:val="20"/>
            <w:szCs w:val="20"/>
            <w:rPrChange w:id="146" w:author="Microsoft Office User" w:date="2017-11-10T15:40:00Z">
              <w:rPr>
                <w:rFonts w:ascii="Menlo" w:eastAsia="Menlo" w:hAnsi="Menlo" w:cs="Menlo"/>
                <w:sz w:val="32"/>
                <w:szCs w:val="32"/>
              </w:rPr>
            </w:rPrChange>
          </w:rPr>
          <w:t xml:space="preserve">services = </w:t>
        </w:r>
        <w:proofErr w:type="spellStart"/>
        <w:r>
          <w:rPr>
            <w:rFonts w:ascii="Courier New" w:eastAsia="Courier New" w:hAnsi="Courier New" w:cs="Courier New"/>
            <w:sz w:val="20"/>
            <w:szCs w:val="20"/>
            <w:rPrChange w:id="147" w:author="Microsoft Office User" w:date="2017-11-10T15:40:00Z">
              <w:rPr>
                <w:rFonts w:ascii="Menlo" w:eastAsia="Menlo" w:hAnsi="Menlo" w:cs="Menlo"/>
                <w:sz w:val="32"/>
                <w:szCs w:val="32"/>
              </w:rPr>
            </w:rPrChange>
          </w:rPr>
          <w:t>nss</w:t>
        </w:r>
        <w:proofErr w:type="spellEnd"/>
        <w:r>
          <w:rPr>
            <w:rFonts w:ascii="Courier New" w:eastAsia="Courier New" w:hAnsi="Courier New" w:cs="Courier New"/>
            <w:sz w:val="20"/>
            <w:szCs w:val="20"/>
            <w:rPrChange w:id="148" w:author="Microsoft Office User" w:date="2017-11-10T15:40:00Z">
              <w:rPr>
                <w:rFonts w:ascii="Menlo" w:eastAsia="Menlo" w:hAnsi="Menlo" w:cs="Menlo"/>
                <w:sz w:val="32"/>
                <w:szCs w:val="32"/>
              </w:rPr>
            </w:rPrChange>
          </w:rPr>
          <w:t>, pa</w:t>
        </w:r>
        <w:r>
          <w:rPr>
            <w:rFonts w:ascii="Courier New" w:eastAsia="Courier New" w:hAnsi="Courier New" w:cs="Courier New"/>
            <w:sz w:val="20"/>
            <w:szCs w:val="20"/>
            <w:rPrChange w:id="149" w:author="Microsoft Office User" w:date="2017-11-10T15:40:00Z">
              <w:rPr>
                <w:rFonts w:ascii="Menlo" w:eastAsia="Menlo" w:hAnsi="Menlo" w:cs="Menlo"/>
                <w:sz w:val="32"/>
                <w:szCs w:val="32"/>
              </w:rPr>
            </w:rPrChange>
          </w:rPr>
          <w:t xml:space="preserve">m, </w:t>
        </w:r>
        <w:proofErr w:type="spellStart"/>
        <w:r>
          <w:rPr>
            <w:rFonts w:ascii="Courier New" w:eastAsia="Courier New" w:hAnsi="Courier New" w:cs="Courier New"/>
            <w:sz w:val="20"/>
            <w:szCs w:val="20"/>
            <w:rPrChange w:id="150" w:author="Microsoft Office User" w:date="2017-11-10T15:40:00Z">
              <w:rPr>
                <w:rFonts w:ascii="Menlo" w:eastAsia="Menlo" w:hAnsi="Menlo" w:cs="Menlo"/>
                <w:sz w:val="32"/>
                <w:szCs w:val="32"/>
              </w:rPr>
            </w:rPrChange>
          </w:rPr>
          <w:t>ssh</w:t>
        </w:r>
        <w:proofErr w:type="spellEnd"/>
        <w:r>
          <w:rPr>
            <w:rFonts w:ascii="Courier New" w:eastAsia="Courier New" w:hAnsi="Courier New" w:cs="Courier New"/>
            <w:sz w:val="20"/>
            <w:szCs w:val="20"/>
            <w:rPrChange w:id="151" w:author="Microsoft Office User" w:date="2017-11-10T15:40:00Z">
              <w:rPr>
                <w:rFonts w:ascii="Menlo" w:eastAsia="Menlo" w:hAnsi="Menlo" w:cs="Menlo"/>
                <w:sz w:val="32"/>
                <w:szCs w:val="32"/>
              </w:rPr>
            </w:rPrChange>
          </w:rPr>
          <w:t xml:space="preserve">, </w:t>
        </w:r>
        <w:proofErr w:type="spellStart"/>
        <w:r>
          <w:rPr>
            <w:rFonts w:ascii="Courier New" w:eastAsia="Courier New" w:hAnsi="Courier New" w:cs="Courier New"/>
            <w:sz w:val="20"/>
            <w:szCs w:val="20"/>
            <w:rPrChange w:id="152" w:author="Microsoft Office User" w:date="2017-11-10T15:40:00Z">
              <w:rPr>
                <w:rFonts w:ascii="Menlo" w:eastAsia="Menlo" w:hAnsi="Menlo" w:cs="Menlo"/>
                <w:sz w:val="32"/>
                <w:szCs w:val="32"/>
              </w:rPr>
            </w:rPrChange>
          </w:rPr>
          <w:t>autofs</w:t>
        </w:r>
        <w:proofErr w:type="spellEnd"/>
      </w:ins>
    </w:p>
    <w:p w14:paraId="11CD2196" w14:textId="77777777" w:rsidR="00F206DC" w:rsidRPr="00F206DC" w:rsidRDefault="009D2490">
      <w:pPr>
        <w:shd w:val="clear" w:color="auto" w:fill="FFFFFF"/>
        <w:rPr>
          <w:ins w:id="153" w:author="Microsoft Office User" w:date="2017-11-10T15:40:00Z"/>
          <w:rFonts w:ascii="Courier New" w:eastAsia="Courier New" w:hAnsi="Courier New" w:cs="Courier New"/>
          <w:sz w:val="20"/>
          <w:szCs w:val="20"/>
          <w:rPrChange w:id="154" w:author="Microsoft Office User" w:date="2017-11-10T15:40:00Z">
            <w:rPr>
              <w:ins w:id="155" w:author="Microsoft Office User" w:date="2017-11-10T15:40:00Z"/>
              <w:rFonts w:ascii="Menlo" w:eastAsia="Menlo" w:hAnsi="Menlo" w:cs="Menlo"/>
              <w:sz w:val="32"/>
              <w:szCs w:val="32"/>
            </w:rPr>
          </w:rPrChange>
        </w:rPr>
      </w:pPr>
      <w:proofErr w:type="spellStart"/>
      <w:ins w:id="156" w:author="Microsoft Office User" w:date="2017-11-10T15:40:00Z">
        <w:r>
          <w:rPr>
            <w:rFonts w:ascii="Courier New" w:eastAsia="Courier New" w:hAnsi="Courier New" w:cs="Courier New"/>
            <w:sz w:val="20"/>
            <w:szCs w:val="20"/>
            <w:rPrChange w:id="157" w:author="Microsoft Office User" w:date="2017-11-10T15:40:00Z">
              <w:rPr>
                <w:rFonts w:ascii="Menlo" w:eastAsia="Menlo" w:hAnsi="Menlo" w:cs="Menlo"/>
                <w:sz w:val="32"/>
                <w:szCs w:val="32"/>
              </w:rPr>
            </w:rPrChange>
          </w:rPr>
          <w:t>config_file_version</w:t>
        </w:r>
        <w:proofErr w:type="spellEnd"/>
        <w:r>
          <w:rPr>
            <w:rFonts w:ascii="Courier New" w:eastAsia="Courier New" w:hAnsi="Courier New" w:cs="Courier New"/>
            <w:sz w:val="20"/>
            <w:szCs w:val="20"/>
            <w:rPrChange w:id="158" w:author="Microsoft Office User" w:date="2017-11-10T15:40:00Z">
              <w:rPr>
                <w:rFonts w:ascii="Menlo" w:eastAsia="Menlo" w:hAnsi="Menlo" w:cs="Menlo"/>
                <w:sz w:val="32"/>
                <w:szCs w:val="32"/>
              </w:rPr>
            </w:rPrChange>
          </w:rPr>
          <w:t xml:space="preserve"> = 2</w:t>
        </w:r>
      </w:ins>
    </w:p>
    <w:p w14:paraId="058E32D7" w14:textId="77777777" w:rsidR="00F206DC" w:rsidRPr="00F206DC" w:rsidRDefault="009D2490">
      <w:pPr>
        <w:shd w:val="clear" w:color="auto" w:fill="FFFFFF"/>
        <w:rPr>
          <w:ins w:id="159" w:author="Microsoft Office User" w:date="2017-11-10T15:40:00Z"/>
          <w:rFonts w:ascii="Courier New" w:eastAsia="Courier New" w:hAnsi="Courier New" w:cs="Courier New"/>
          <w:sz w:val="20"/>
          <w:szCs w:val="20"/>
          <w:rPrChange w:id="160" w:author="Microsoft Office User" w:date="2017-11-10T15:40:00Z">
            <w:rPr>
              <w:ins w:id="161" w:author="Microsoft Office User" w:date="2017-11-10T15:40:00Z"/>
              <w:rFonts w:ascii="Menlo" w:eastAsia="Menlo" w:hAnsi="Menlo" w:cs="Menlo"/>
              <w:sz w:val="32"/>
              <w:szCs w:val="32"/>
            </w:rPr>
          </w:rPrChange>
        </w:rPr>
      </w:pPr>
      <w:ins w:id="162" w:author="Microsoft Office User" w:date="2017-11-10T15:40:00Z">
        <w:r>
          <w:rPr>
            <w:rFonts w:ascii="Courier New" w:eastAsia="Courier New" w:hAnsi="Courier New" w:cs="Courier New"/>
            <w:sz w:val="20"/>
            <w:szCs w:val="20"/>
            <w:rPrChange w:id="163" w:author="Microsoft Office User" w:date="2017-11-10T15:40:00Z">
              <w:rPr>
                <w:rFonts w:ascii="Menlo" w:eastAsia="Menlo" w:hAnsi="Menlo" w:cs="Menlo"/>
                <w:sz w:val="32"/>
                <w:szCs w:val="32"/>
              </w:rPr>
            </w:rPrChange>
          </w:rPr>
          <w:t>domains=EPMTELCO.COM.CO</w:t>
        </w:r>
      </w:ins>
    </w:p>
    <w:p w14:paraId="3B411030" w14:textId="77777777" w:rsidR="00F206DC" w:rsidRPr="00F206DC" w:rsidRDefault="00F206DC">
      <w:pPr>
        <w:shd w:val="clear" w:color="auto" w:fill="FFFFFF"/>
        <w:rPr>
          <w:ins w:id="164" w:author="Microsoft Office User" w:date="2017-11-10T15:40:00Z"/>
          <w:rFonts w:ascii="Courier New" w:eastAsia="Courier New" w:hAnsi="Courier New" w:cs="Courier New"/>
          <w:sz w:val="20"/>
          <w:szCs w:val="20"/>
          <w:rPrChange w:id="165" w:author="Microsoft Office User" w:date="2017-11-10T15:40:00Z">
            <w:rPr>
              <w:ins w:id="166" w:author="Microsoft Office User" w:date="2017-11-10T15:40:00Z"/>
              <w:rFonts w:ascii="Menlo" w:eastAsia="Menlo" w:hAnsi="Menlo" w:cs="Menlo"/>
              <w:sz w:val="32"/>
              <w:szCs w:val="32"/>
            </w:rPr>
          </w:rPrChange>
        </w:rPr>
      </w:pPr>
    </w:p>
    <w:p w14:paraId="4A16D01D" w14:textId="77777777" w:rsidR="00F206DC" w:rsidRPr="00F206DC" w:rsidRDefault="009D2490">
      <w:pPr>
        <w:shd w:val="clear" w:color="auto" w:fill="FFFFFF"/>
        <w:rPr>
          <w:ins w:id="167" w:author="Microsoft Office User" w:date="2017-11-10T15:40:00Z"/>
          <w:rFonts w:ascii="Courier New" w:eastAsia="Courier New" w:hAnsi="Courier New" w:cs="Courier New"/>
          <w:sz w:val="20"/>
          <w:szCs w:val="20"/>
          <w:rPrChange w:id="168" w:author="Microsoft Office User" w:date="2017-11-10T15:40:00Z">
            <w:rPr>
              <w:ins w:id="169" w:author="Microsoft Office User" w:date="2017-11-10T15:40:00Z"/>
              <w:rFonts w:ascii="Menlo" w:eastAsia="Menlo" w:hAnsi="Menlo" w:cs="Menlo"/>
              <w:sz w:val="32"/>
              <w:szCs w:val="32"/>
            </w:rPr>
          </w:rPrChange>
        </w:rPr>
      </w:pPr>
      <w:ins w:id="170" w:author="Microsoft Office User" w:date="2017-11-10T15:40:00Z">
        <w:r>
          <w:rPr>
            <w:rFonts w:ascii="Courier New" w:eastAsia="Courier New" w:hAnsi="Courier New" w:cs="Courier New"/>
            <w:sz w:val="20"/>
            <w:szCs w:val="20"/>
            <w:rPrChange w:id="171" w:author="Microsoft Office User" w:date="2017-11-10T15:40:00Z">
              <w:rPr>
                <w:rFonts w:ascii="Menlo" w:eastAsia="Menlo" w:hAnsi="Menlo" w:cs="Menlo"/>
                <w:sz w:val="32"/>
                <w:szCs w:val="32"/>
              </w:rPr>
            </w:rPrChange>
          </w:rPr>
          <w:t>[domain/EPMTELCO.COM.CO]</w:t>
        </w:r>
      </w:ins>
    </w:p>
    <w:p w14:paraId="683AB7BB" w14:textId="77777777" w:rsidR="00F206DC" w:rsidRPr="00F206DC" w:rsidRDefault="009D2490">
      <w:pPr>
        <w:shd w:val="clear" w:color="auto" w:fill="FFFFFF"/>
        <w:rPr>
          <w:ins w:id="172" w:author="Microsoft Office User" w:date="2017-11-10T15:40:00Z"/>
          <w:rFonts w:ascii="Courier New" w:eastAsia="Courier New" w:hAnsi="Courier New" w:cs="Courier New"/>
          <w:sz w:val="20"/>
          <w:szCs w:val="20"/>
          <w:rPrChange w:id="173" w:author="Microsoft Office User" w:date="2017-11-10T15:40:00Z">
            <w:rPr>
              <w:ins w:id="174" w:author="Microsoft Office User" w:date="2017-11-10T15:40:00Z"/>
              <w:rFonts w:ascii="Menlo" w:eastAsia="Menlo" w:hAnsi="Menlo" w:cs="Menlo"/>
              <w:sz w:val="32"/>
              <w:szCs w:val="32"/>
            </w:rPr>
          </w:rPrChange>
        </w:rPr>
      </w:pPr>
      <w:proofErr w:type="spellStart"/>
      <w:ins w:id="175" w:author="Microsoft Office User" w:date="2017-11-10T15:40:00Z">
        <w:r>
          <w:rPr>
            <w:rFonts w:ascii="Courier New" w:eastAsia="Courier New" w:hAnsi="Courier New" w:cs="Courier New"/>
            <w:sz w:val="20"/>
            <w:szCs w:val="20"/>
            <w:rPrChange w:id="176" w:author="Microsoft Office User" w:date="2017-11-10T15:40:00Z">
              <w:rPr>
                <w:rFonts w:ascii="Menlo" w:eastAsia="Menlo" w:hAnsi="Menlo" w:cs="Menlo"/>
                <w:sz w:val="32"/>
                <w:szCs w:val="32"/>
              </w:rPr>
            </w:rPrChange>
          </w:rPr>
          <w:t>id_provider</w:t>
        </w:r>
        <w:proofErr w:type="spellEnd"/>
        <w:r>
          <w:rPr>
            <w:rFonts w:ascii="Courier New" w:eastAsia="Courier New" w:hAnsi="Courier New" w:cs="Courier New"/>
            <w:sz w:val="20"/>
            <w:szCs w:val="20"/>
            <w:rPrChange w:id="177" w:author="Microsoft Office User" w:date="2017-11-10T15:40:00Z">
              <w:rPr>
                <w:rFonts w:ascii="Menlo" w:eastAsia="Menlo" w:hAnsi="Menlo" w:cs="Menlo"/>
                <w:sz w:val="32"/>
                <w:szCs w:val="32"/>
              </w:rPr>
            </w:rPrChange>
          </w:rPr>
          <w:t xml:space="preserve"> = ad</w:t>
        </w:r>
      </w:ins>
    </w:p>
    <w:p w14:paraId="2FA780EA" w14:textId="77777777" w:rsidR="00F206DC" w:rsidRPr="00F206DC" w:rsidRDefault="009D2490">
      <w:pPr>
        <w:shd w:val="clear" w:color="auto" w:fill="FFFFFF"/>
        <w:rPr>
          <w:ins w:id="178" w:author="Microsoft Office User" w:date="2017-11-10T15:40:00Z"/>
          <w:rFonts w:ascii="Courier New" w:eastAsia="Courier New" w:hAnsi="Courier New" w:cs="Courier New"/>
          <w:sz w:val="20"/>
          <w:szCs w:val="20"/>
          <w:rPrChange w:id="179" w:author="Microsoft Office User" w:date="2017-11-10T15:40:00Z">
            <w:rPr>
              <w:ins w:id="180" w:author="Microsoft Office User" w:date="2017-11-10T15:40:00Z"/>
              <w:rFonts w:ascii="Menlo" w:eastAsia="Menlo" w:hAnsi="Menlo" w:cs="Menlo"/>
              <w:sz w:val="32"/>
              <w:szCs w:val="32"/>
            </w:rPr>
          </w:rPrChange>
        </w:rPr>
      </w:pPr>
      <w:proofErr w:type="spellStart"/>
      <w:ins w:id="181" w:author="Microsoft Office User" w:date="2017-11-10T15:40:00Z">
        <w:r>
          <w:rPr>
            <w:rFonts w:ascii="Courier New" w:eastAsia="Courier New" w:hAnsi="Courier New" w:cs="Courier New"/>
            <w:sz w:val="20"/>
            <w:szCs w:val="20"/>
            <w:rPrChange w:id="182" w:author="Microsoft Office User" w:date="2017-11-10T15:40:00Z">
              <w:rPr>
                <w:rFonts w:ascii="Menlo" w:eastAsia="Menlo" w:hAnsi="Menlo" w:cs="Menlo"/>
                <w:sz w:val="32"/>
                <w:szCs w:val="32"/>
              </w:rPr>
            </w:rPrChange>
          </w:rPr>
          <w:t>ad_server</w:t>
        </w:r>
        <w:proofErr w:type="spellEnd"/>
        <w:r>
          <w:rPr>
            <w:rFonts w:ascii="Courier New" w:eastAsia="Courier New" w:hAnsi="Courier New" w:cs="Courier New"/>
            <w:sz w:val="20"/>
            <w:szCs w:val="20"/>
            <w:rPrChange w:id="183" w:author="Microsoft Office User" w:date="2017-11-10T15:40:00Z">
              <w:rPr>
                <w:rFonts w:ascii="Menlo" w:eastAsia="Menlo" w:hAnsi="Menlo" w:cs="Menlo"/>
                <w:sz w:val="32"/>
                <w:szCs w:val="32"/>
              </w:rPr>
            </w:rPrChange>
          </w:rPr>
          <w:t xml:space="preserve"> = 10.75.117.10</w:t>
        </w:r>
      </w:ins>
    </w:p>
    <w:p w14:paraId="48094DC6" w14:textId="77777777" w:rsidR="00F206DC" w:rsidRPr="00F206DC" w:rsidRDefault="009D2490">
      <w:pPr>
        <w:shd w:val="clear" w:color="auto" w:fill="FFFFFF"/>
        <w:rPr>
          <w:ins w:id="184" w:author="Microsoft Office User" w:date="2017-11-10T15:40:00Z"/>
          <w:rFonts w:ascii="Courier New" w:eastAsia="Courier New" w:hAnsi="Courier New" w:cs="Courier New"/>
          <w:sz w:val="20"/>
          <w:szCs w:val="20"/>
          <w:rPrChange w:id="185" w:author="Microsoft Office User" w:date="2017-11-10T15:40:00Z">
            <w:rPr>
              <w:ins w:id="186" w:author="Microsoft Office User" w:date="2017-11-10T15:40:00Z"/>
              <w:rFonts w:ascii="Menlo" w:eastAsia="Menlo" w:hAnsi="Menlo" w:cs="Menlo"/>
              <w:sz w:val="32"/>
              <w:szCs w:val="32"/>
            </w:rPr>
          </w:rPrChange>
        </w:rPr>
      </w:pPr>
      <w:proofErr w:type="spellStart"/>
      <w:ins w:id="187" w:author="Microsoft Office User" w:date="2017-11-10T15:40:00Z">
        <w:r>
          <w:rPr>
            <w:rFonts w:ascii="Courier New" w:eastAsia="Courier New" w:hAnsi="Courier New" w:cs="Courier New"/>
            <w:sz w:val="20"/>
            <w:szCs w:val="20"/>
            <w:rPrChange w:id="188" w:author="Microsoft Office User" w:date="2017-11-10T15:40:00Z">
              <w:rPr>
                <w:rFonts w:ascii="Menlo" w:eastAsia="Menlo" w:hAnsi="Menlo" w:cs="Menlo"/>
                <w:sz w:val="32"/>
                <w:szCs w:val="32"/>
              </w:rPr>
            </w:rPrChange>
          </w:rPr>
          <w:t>debug_level</w:t>
        </w:r>
        <w:proofErr w:type="spellEnd"/>
        <w:r>
          <w:rPr>
            <w:rFonts w:ascii="Courier New" w:eastAsia="Courier New" w:hAnsi="Courier New" w:cs="Courier New"/>
            <w:sz w:val="20"/>
            <w:szCs w:val="20"/>
            <w:rPrChange w:id="189" w:author="Microsoft Office User" w:date="2017-11-10T15:40:00Z">
              <w:rPr>
                <w:rFonts w:ascii="Menlo" w:eastAsia="Menlo" w:hAnsi="Menlo" w:cs="Menlo"/>
                <w:sz w:val="32"/>
                <w:szCs w:val="32"/>
              </w:rPr>
            </w:rPrChange>
          </w:rPr>
          <w:t xml:space="preserve"> = 9</w:t>
        </w:r>
      </w:ins>
    </w:p>
    <w:p w14:paraId="27F98AAF" w14:textId="77777777" w:rsidR="00F206DC" w:rsidRPr="00F206DC" w:rsidRDefault="009D2490">
      <w:pPr>
        <w:shd w:val="clear" w:color="auto" w:fill="FFFFFF"/>
        <w:rPr>
          <w:ins w:id="190" w:author="Microsoft Office User" w:date="2017-11-10T15:40:00Z"/>
          <w:rFonts w:ascii="Courier New" w:eastAsia="Courier New" w:hAnsi="Courier New" w:cs="Courier New"/>
          <w:sz w:val="20"/>
          <w:szCs w:val="20"/>
          <w:rPrChange w:id="191" w:author="Microsoft Office User" w:date="2017-11-10T15:40:00Z">
            <w:rPr>
              <w:ins w:id="192" w:author="Microsoft Office User" w:date="2017-11-10T15:40:00Z"/>
              <w:rFonts w:ascii="Menlo" w:eastAsia="Menlo" w:hAnsi="Menlo" w:cs="Menlo"/>
              <w:sz w:val="32"/>
              <w:szCs w:val="32"/>
            </w:rPr>
          </w:rPrChange>
        </w:rPr>
      </w:pPr>
      <w:ins w:id="193" w:author="Microsoft Office User" w:date="2017-11-10T15:40:00Z">
        <w:r>
          <w:rPr>
            <w:rFonts w:ascii="Courier New" w:eastAsia="Courier New" w:hAnsi="Courier New" w:cs="Courier New"/>
            <w:sz w:val="20"/>
            <w:szCs w:val="20"/>
            <w:rPrChange w:id="194" w:author="Microsoft Office User" w:date="2017-11-10T15:40:00Z">
              <w:rPr>
                <w:rFonts w:ascii="Menlo" w:eastAsia="Menlo" w:hAnsi="Menlo" w:cs="Menlo"/>
                <w:sz w:val="32"/>
                <w:szCs w:val="32"/>
              </w:rPr>
            </w:rPrChange>
          </w:rPr>
          <w:t>[</w:t>
        </w:r>
        <w:proofErr w:type="spellStart"/>
        <w:r>
          <w:rPr>
            <w:rFonts w:ascii="Courier New" w:eastAsia="Courier New" w:hAnsi="Courier New" w:cs="Courier New"/>
            <w:sz w:val="20"/>
            <w:szCs w:val="20"/>
            <w:rPrChange w:id="195" w:author="Microsoft Office User" w:date="2017-11-10T15:40:00Z">
              <w:rPr>
                <w:rFonts w:ascii="Menlo" w:eastAsia="Menlo" w:hAnsi="Menlo" w:cs="Menlo"/>
                <w:sz w:val="32"/>
                <w:szCs w:val="32"/>
              </w:rPr>
            </w:rPrChange>
          </w:rPr>
          <w:t>nss</w:t>
        </w:r>
        <w:proofErr w:type="spellEnd"/>
        <w:r>
          <w:rPr>
            <w:rFonts w:ascii="Courier New" w:eastAsia="Courier New" w:hAnsi="Courier New" w:cs="Courier New"/>
            <w:sz w:val="20"/>
            <w:szCs w:val="20"/>
            <w:rPrChange w:id="196" w:author="Microsoft Office User" w:date="2017-11-10T15:40:00Z">
              <w:rPr>
                <w:rFonts w:ascii="Menlo" w:eastAsia="Menlo" w:hAnsi="Menlo" w:cs="Menlo"/>
                <w:sz w:val="32"/>
                <w:szCs w:val="32"/>
              </w:rPr>
            </w:rPrChange>
          </w:rPr>
          <w:t>]</w:t>
        </w:r>
      </w:ins>
    </w:p>
    <w:p w14:paraId="2B4A28AD" w14:textId="77777777" w:rsidR="00F206DC" w:rsidRPr="00F206DC" w:rsidRDefault="009D2490">
      <w:pPr>
        <w:shd w:val="clear" w:color="auto" w:fill="FFFFFF"/>
        <w:rPr>
          <w:ins w:id="197" w:author="Microsoft Office User" w:date="2017-11-10T15:40:00Z"/>
          <w:rFonts w:ascii="Courier New" w:eastAsia="Courier New" w:hAnsi="Courier New" w:cs="Courier New"/>
          <w:sz w:val="20"/>
          <w:szCs w:val="20"/>
          <w:rPrChange w:id="198" w:author="Microsoft Office User" w:date="2017-11-10T15:40:00Z">
            <w:rPr>
              <w:ins w:id="199" w:author="Microsoft Office User" w:date="2017-11-10T15:40:00Z"/>
              <w:rFonts w:ascii="Menlo" w:eastAsia="Menlo" w:hAnsi="Menlo" w:cs="Menlo"/>
              <w:sz w:val="32"/>
              <w:szCs w:val="32"/>
            </w:rPr>
          </w:rPrChange>
        </w:rPr>
      </w:pPr>
      <w:proofErr w:type="spellStart"/>
      <w:ins w:id="200" w:author="Microsoft Office User" w:date="2017-11-10T15:40:00Z">
        <w:r>
          <w:rPr>
            <w:rFonts w:ascii="Courier New" w:eastAsia="Courier New" w:hAnsi="Courier New" w:cs="Courier New"/>
            <w:sz w:val="20"/>
            <w:szCs w:val="20"/>
            <w:rPrChange w:id="201" w:author="Microsoft Office User" w:date="2017-11-10T15:40:00Z">
              <w:rPr>
                <w:rFonts w:ascii="Menlo" w:eastAsia="Menlo" w:hAnsi="Menlo" w:cs="Menlo"/>
                <w:sz w:val="32"/>
                <w:szCs w:val="32"/>
              </w:rPr>
            </w:rPrChange>
          </w:rPr>
          <w:t>override_shell</w:t>
        </w:r>
        <w:proofErr w:type="spellEnd"/>
        <w:r>
          <w:rPr>
            <w:rFonts w:ascii="Courier New" w:eastAsia="Courier New" w:hAnsi="Courier New" w:cs="Courier New"/>
            <w:sz w:val="20"/>
            <w:szCs w:val="20"/>
            <w:rPrChange w:id="202" w:author="Microsoft Office User" w:date="2017-11-10T15:40:00Z">
              <w:rPr>
                <w:rFonts w:ascii="Menlo" w:eastAsia="Menlo" w:hAnsi="Menlo" w:cs="Menlo"/>
                <w:sz w:val="32"/>
                <w:szCs w:val="32"/>
              </w:rPr>
            </w:rPrChange>
          </w:rPr>
          <w:t xml:space="preserve"> = /bin/bash</w:t>
        </w:r>
      </w:ins>
    </w:p>
    <w:p w14:paraId="57074B2A" w14:textId="77777777" w:rsidR="00F206DC" w:rsidRPr="00F206DC" w:rsidRDefault="009D2490">
      <w:pPr>
        <w:shd w:val="clear" w:color="auto" w:fill="FFFFFF"/>
        <w:rPr>
          <w:ins w:id="203" w:author="Microsoft Office User" w:date="2017-11-10T15:40:00Z"/>
          <w:rFonts w:ascii="Courier New" w:eastAsia="Courier New" w:hAnsi="Courier New" w:cs="Courier New"/>
          <w:sz w:val="20"/>
          <w:szCs w:val="20"/>
          <w:rPrChange w:id="204" w:author="Microsoft Office User" w:date="2017-11-10T15:40:00Z">
            <w:rPr>
              <w:ins w:id="205" w:author="Microsoft Office User" w:date="2017-11-10T15:40:00Z"/>
              <w:rFonts w:ascii="Menlo" w:eastAsia="Menlo" w:hAnsi="Menlo" w:cs="Menlo"/>
              <w:sz w:val="32"/>
              <w:szCs w:val="32"/>
            </w:rPr>
          </w:rPrChange>
        </w:rPr>
      </w:pPr>
      <w:proofErr w:type="spellStart"/>
      <w:ins w:id="206" w:author="Microsoft Office User" w:date="2017-11-10T15:40:00Z">
        <w:r>
          <w:rPr>
            <w:rFonts w:ascii="Courier New" w:eastAsia="Courier New" w:hAnsi="Courier New" w:cs="Courier New"/>
            <w:sz w:val="20"/>
            <w:szCs w:val="20"/>
            <w:rPrChange w:id="207" w:author="Microsoft Office User" w:date="2017-11-10T15:40:00Z">
              <w:rPr>
                <w:rFonts w:ascii="Menlo" w:eastAsia="Menlo" w:hAnsi="Menlo" w:cs="Menlo"/>
                <w:sz w:val="32"/>
                <w:szCs w:val="32"/>
              </w:rPr>
            </w:rPrChange>
          </w:rPr>
          <w:t>override_homedir</w:t>
        </w:r>
        <w:proofErr w:type="spellEnd"/>
        <w:r>
          <w:rPr>
            <w:rFonts w:ascii="Courier New" w:eastAsia="Courier New" w:hAnsi="Courier New" w:cs="Courier New"/>
            <w:sz w:val="20"/>
            <w:szCs w:val="20"/>
            <w:rPrChange w:id="208" w:author="Microsoft Office User" w:date="2017-11-10T15:40:00Z">
              <w:rPr>
                <w:rFonts w:ascii="Menlo" w:eastAsia="Menlo" w:hAnsi="Menlo" w:cs="Menlo"/>
                <w:sz w:val="32"/>
                <w:szCs w:val="32"/>
              </w:rPr>
            </w:rPrChange>
          </w:rPr>
          <w:t xml:space="preserve"> = /home/%u</w:t>
        </w:r>
      </w:ins>
    </w:p>
    <w:p w14:paraId="4DDB6DB0" w14:textId="77777777" w:rsidR="00F206DC" w:rsidRDefault="00F206DC">
      <w:pPr>
        <w:shd w:val="clear" w:color="auto" w:fill="FFFFFF"/>
        <w:rPr>
          <w:ins w:id="209" w:author="Microsoft Office User" w:date="2017-11-10T15:40:00Z"/>
          <w:rFonts w:ascii="Menlo" w:eastAsia="Menlo" w:hAnsi="Menlo" w:cs="Menlo"/>
          <w:sz w:val="32"/>
          <w:szCs w:val="32"/>
        </w:rPr>
      </w:pPr>
    </w:p>
    <w:p w14:paraId="760BD432" w14:textId="77777777" w:rsidR="00F206DC" w:rsidRDefault="009D2490">
      <w:pPr>
        <w:rPr>
          <w:del w:id="210" w:author="Microsoft Office User" w:date="2017-11-10T15:40:00Z"/>
          <w:rFonts w:ascii="Courier New" w:eastAsia="Courier New" w:hAnsi="Courier New" w:cs="Courier New"/>
        </w:rPr>
      </w:pPr>
      <w:ins w:id="211" w:author="Microsoft Office User" w:date="2017-11-10T15:40:00Z">
        <w:r>
          <w:rPr>
            <w:rFonts w:ascii="Courier New" w:eastAsia="Courier New" w:hAnsi="Courier New" w:cs="Courier New"/>
          </w:rPr>
          <w:t xml:space="preserve"> </w:t>
        </w:r>
      </w:ins>
      <w:del w:id="212" w:author="Microsoft Office User" w:date="2017-11-10T15:40:00Z">
        <w:r>
          <w:rPr>
            <w:rFonts w:ascii="Courier New" w:eastAsia="Courier New" w:hAnsi="Courier New" w:cs="Courier New"/>
          </w:rPr>
          <w:delText>[sssd]</w:delText>
        </w:r>
      </w:del>
    </w:p>
    <w:p w14:paraId="3ED88B82" w14:textId="77777777" w:rsidR="00F206DC" w:rsidRDefault="009D2490">
      <w:pPr>
        <w:rPr>
          <w:del w:id="213" w:author="Microsoft Office User" w:date="2017-11-10T15:40:00Z"/>
          <w:rFonts w:ascii="Courier New" w:eastAsia="Courier New" w:hAnsi="Courier New" w:cs="Courier New"/>
        </w:rPr>
      </w:pPr>
      <w:del w:id="214" w:author="Microsoft Office User" w:date="2017-11-10T15:40:00Z">
        <w:r>
          <w:rPr>
            <w:rFonts w:ascii="Courier New" w:eastAsia="Courier New" w:hAnsi="Courier New" w:cs="Courier New"/>
          </w:rPr>
          <w:delText>services = nss, pam, ssh, autofs</w:delText>
        </w:r>
      </w:del>
    </w:p>
    <w:p w14:paraId="146CD21F" w14:textId="77777777" w:rsidR="00F206DC" w:rsidRDefault="009D2490">
      <w:pPr>
        <w:rPr>
          <w:del w:id="215" w:author="Microsoft Office User" w:date="2017-11-10T15:40:00Z"/>
          <w:rFonts w:ascii="Courier New" w:eastAsia="Courier New" w:hAnsi="Courier New" w:cs="Courier New"/>
        </w:rPr>
      </w:pPr>
      <w:del w:id="216" w:author="Microsoft Office User" w:date="2017-11-10T15:40:00Z">
        <w:r>
          <w:rPr>
            <w:rFonts w:ascii="Courier New" w:eastAsia="Courier New" w:hAnsi="Courier New" w:cs="Courier New"/>
          </w:rPr>
          <w:delText>config_file_version = 2</w:delText>
        </w:r>
      </w:del>
    </w:p>
    <w:p w14:paraId="2DC5A536" w14:textId="77777777" w:rsidR="00F206DC" w:rsidRDefault="009D2490">
      <w:pPr>
        <w:rPr>
          <w:del w:id="217" w:author="Microsoft Office User" w:date="2017-11-10T15:40:00Z"/>
          <w:rFonts w:ascii="Courier New" w:eastAsia="Courier New" w:hAnsi="Courier New" w:cs="Courier New"/>
        </w:rPr>
      </w:pPr>
      <w:del w:id="218" w:author="Microsoft Office User" w:date="2017-11-10T15:40:00Z">
        <w:r>
          <w:rPr>
            <w:rFonts w:ascii="Courier New" w:eastAsia="Courier New" w:hAnsi="Courier New" w:cs="Courier New"/>
          </w:rPr>
          <w:delText>domains = TESTAD.COM</w:delText>
        </w:r>
      </w:del>
    </w:p>
    <w:p w14:paraId="125FDA11" w14:textId="77777777" w:rsidR="00F206DC" w:rsidRDefault="00F206DC">
      <w:pPr>
        <w:rPr>
          <w:del w:id="219" w:author="Microsoft Office User" w:date="2017-11-10T15:40:00Z"/>
          <w:rFonts w:ascii="Courier New" w:eastAsia="Courier New" w:hAnsi="Courier New" w:cs="Courier New"/>
        </w:rPr>
      </w:pPr>
    </w:p>
    <w:p w14:paraId="023D82AA" w14:textId="77777777" w:rsidR="00F206DC" w:rsidRDefault="009D2490">
      <w:pPr>
        <w:rPr>
          <w:del w:id="220" w:author="Microsoft Office User" w:date="2017-11-10T15:40:00Z"/>
          <w:rFonts w:ascii="Courier New" w:eastAsia="Courier New" w:hAnsi="Courier New" w:cs="Courier New"/>
        </w:rPr>
      </w:pPr>
      <w:del w:id="221" w:author="Microsoft Office User" w:date="2017-11-10T15:40:00Z">
        <w:r>
          <w:rPr>
            <w:rFonts w:ascii="Courier New" w:eastAsia="Courier New" w:hAnsi="Courier New" w:cs="Courier New"/>
          </w:rPr>
          <w:delText>[domain/TESTAD.COM]</w:delText>
        </w:r>
      </w:del>
    </w:p>
    <w:p w14:paraId="0CCA67FC" w14:textId="77777777" w:rsidR="00F206DC" w:rsidRDefault="009D2490">
      <w:pPr>
        <w:rPr>
          <w:del w:id="222" w:author="Microsoft Office User" w:date="2017-11-10T15:40:00Z"/>
          <w:rFonts w:ascii="Courier New" w:eastAsia="Courier New" w:hAnsi="Courier New" w:cs="Courier New"/>
        </w:rPr>
      </w:pPr>
      <w:del w:id="223" w:author="Microsoft Office User" w:date="2017-11-10T15:40:00Z">
        <w:r>
          <w:rPr>
            <w:rFonts w:ascii="Courier New" w:eastAsia="Courier New" w:hAnsi="Courier New" w:cs="Courier New"/>
          </w:rPr>
          <w:delText>id_provider = ad</w:delText>
        </w:r>
      </w:del>
    </w:p>
    <w:p w14:paraId="4C03F92D" w14:textId="77777777" w:rsidR="00F206DC" w:rsidRDefault="009D2490">
      <w:pPr>
        <w:rPr>
          <w:del w:id="224" w:author="Microsoft Office User" w:date="2017-11-10T15:40:00Z"/>
          <w:rFonts w:ascii="Courier New" w:eastAsia="Courier New" w:hAnsi="Courier New" w:cs="Courier New"/>
        </w:rPr>
      </w:pPr>
      <w:del w:id="225" w:author="Microsoft Office User" w:date="2017-11-10T15:40:00Z">
        <w:r>
          <w:rPr>
            <w:rFonts w:ascii="Courier New" w:eastAsia="Courier New" w:hAnsi="Courier New" w:cs="Courier New"/>
          </w:rPr>
          <w:delText># Uncomment if service discovery is not working</w:delText>
        </w:r>
      </w:del>
    </w:p>
    <w:p w14:paraId="4F7B20E2" w14:textId="77777777" w:rsidR="00F206DC" w:rsidRDefault="009D2490">
      <w:pPr>
        <w:rPr>
          <w:del w:id="226" w:author="Microsoft Office User" w:date="2017-11-10T15:40:00Z"/>
          <w:rFonts w:ascii="Courier New" w:eastAsia="Courier New" w:hAnsi="Courier New" w:cs="Courier New"/>
        </w:rPr>
      </w:pPr>
      <w:del w:id="227" w:author="Microsoft Office User" w:date="2017-11-10T15:40:00Z">
        <w:r>
          <w:rPr>
            <w:rFonts w:ascii="Courier New" w:eastAsia="Courier New" w:hAnsi="Courier New" w:cs="Courier New"/>
          </w:rPr>
          <w:delText>#ad_server = rtp-testad01.testad.com</w:delText>
        </w:r>
      </w:del>
    </w:p>
    <w:p w14:paraId="41A95E16" w14:textId="77777777" w:rsidR="00F206DC" w:rsidRDefault="00F206DC">
      <w:pPr>
        <w:rPr>
          <w:del w:id="228" w:author="Microsoft Office User" w:date="2017-11-10T15:40:00Z"/>
          <w:rFonts w:ascii="Courier New" w:eastAsia="Courier New" w:hAnsi="Courier New" w:cs="Courier New"/>
        </w:rPr>
      </w:pPr>
    </w:p>
    <w:p w14:paraId="198B3F9F" w14:textId="77777777" w:rsidR="00F206DC" w:rsidRDefault="009D2490">
      <w:pPr>
        <w:rPr>
          <w:del w:id="229" w:author="Microsoft Office User" w:date="2017-11-10T15:40:00Z"/>
          <w:rFonts w:ascii="Courier New" w:eastAsia="Courier New" w:hAnsi="Courier New" w:cs="Courier New"/>
        </w:rPr>
      </w:pPr>
      <w:del w:id="230" w:author="Microsoft Office User" w:date="2017-11-10T15:40:00Z">
        <w:r>
          <w:rPr>
            <w:rFonts w:ascii="Courier New" w:eastAsia="Courier New" w:hAnsi="Courier New" w:cs="Courier New"/>
          </w:rPr>
          <w:delText>[nss]</w:delText>
        </w:r>
      </w:del>
    </w:p>
    <w:p w14:paraId="0E147122" w14:textId="77777777" w:rsidR="00F206DC" w:rsidRDefault="009D2490">
      <w:pPr>
        <w:rPr>
          <w:del w:id="231" w:author="Microsoft Office User" w:date="2017-11-10T15:40:00Z"/>
          <w:rFonts w:ascii="Courier New" w:eastAsia="Courier New" w:hAnsi="Courier New" w:cs="Courier New"/>
        </w:rPr>
      </w:pPr>
      <w:del w:id="232" w:author="Microsoft Office User" w:date="2017-11-10T15:40:00Z">
        <w:r>
          <w:rPr>
            <w:rFonts w:ascii="Courier New" w:eastAsia="Courier New" w:hAnsi="Courier New" w:cs="Courier New"/>
          </w:rPr>
          <w:delText>       override_shell = /bin/bash</w:delText>
        </w:r>
      </w:del>
    </w:p>
    <w:p w14:paraId="4144EBEF" w14:textId="77777777" w:rsidR="00F206DC" w:rsidRDefault="009D2490">
      <w:pPr>
        <w:rPr>
          <w:del w:id="233" w:author="Microsoft Office User" w:date="2017-11-10T15:40:00Z"/>
          <w:rFonts w:ascii="Courier New" w:eastAsia="Courier New" w:hAnsi="Courier New" w:cs="Courier New"/>
        </w:rPr>
      </w:pPr>
      <w:del w:id="234" w:author="Microsoft Office User" w:date="2017-11-10T15:40:00Z">
        <w:r>
          <w:rPr>
            <w:rFonts w:ascii="Courier New" w:eastAsia="Courier New" w:hAnsi="Courier New" w:cs="Courier New"/>
          </w:rPr>
          <w:delText>       override_homedir = /home/%u</w:delText>
        </w:r>
      </w:del>
    </w:p>
    <w:p w14:paraId="0C1C0DB6" w14:textId="77777777" w:rsidR="00F206DC" w:rsidRDefault="00F206DC">
      <w:pPr>
        <w:ind w:left="720"/>
        <w:rPr>
          <w:rFonts w:ascii="Bookman Old Style" w:eastAsia="Bookman Old Style" w:hAnsi="Bookman Old Style" w:cs="Bookman Old Style"/>
        </w:rPr>
      </w:pPr>
    </w:p>
    <w:p w14:paraId="2B46C973" w14:textId="77777777" w:rsidR="00F206DC" w:rsidRDefault="009D2490">
      <w:pPr>
        <w:rPr>
          <w:rFonts w:ascii="Bookman Old Style" w:eastAsia="Bookman Old Style" w:hAnsi="Bookman Old Style" w:cs="Bookman Old Style"/>
        </w:rPr>
      </w:pPr>
      <w:r>
        <w:br w:type="page"/>
      </w:r>
    </w:p>
    <w:p w14:paraId="55AAFB72" w14:textId="77777777" w:rsidR="00F206DC" w:rsidRDefault="009D2490">
      <w:pPr>
        <w:pStyle w:val="Heading1"/>
        <w:numPr>
          <w:ilvl w:val="0"/>
          <w:numId w:val="9"/>
        </w:numPr>
      </w:pPr>
      <w:bookmarkStart w:id="235" w:name="_3mzq4wv" w:colFirst="0" w:colLast="0"/>
      <w:bookmarkEnd w:id="235"/>
      <w:r>
        <w:lastRenderedPageBreak/>
        <w:t>Active Di</w:t>
      </w:r>
      <w:r>
        <w:t>rectory structure for Big data OU</w:t>
      </w:r>
    </w:p>
    <w:p w14:paraId="1B7D26DF" w14:textId="77777777" w:rsidR="00F206DC" w:rsidRDefault="00F206DC">
      <w:pPr>
        <w:rPr>
          <w:rFonts w:ascii="Bookman Old Style" w:eastAsia="Bookman Old Style" w:hAnsi="Bookman Old Style" w:cs="Bookman Old Style"/>
        </w:rPr>
      </w:pPr>
    </w:p>
    <w:p w14:paraId="2B49066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Similar to any technology platform, having an OU under AD helps manage the Hadoop platform better in context of users &amp; groups having necessary access to the </w:t>
      </w:r>
      <w:proofErr w:type="gramStart"/>
      <w:r>
        <w:rPr>
          <w:rFonts w:ascii="Bookman Old Style" w:eastAsia="Bookman Old Style" w:hAnsi="Bookman Old Style" w:cs="Bookman Old Style"/>
        </w:rPr>
        <w:t>platform .</w:t>
      </w:r>
      <w:proofErr w:type="gramEnd"/>
    </w:p>
    <w:p w14:paraId="2B87DC56" w14:textId="77777777" w:rsidR="00F206DC" w:rsidRDefault="00F206DC">
      <w:pPr>
        <w:rPr>
          <w:rFonts w:ascii="Bookman Old Style" w:eastAsia="Bookman Old Style" w:hAnsi="Bookman Old Style" w:cs="Bookman Old Style"/>
        </w:rPr>
      </w:pPr>
    </w:p>
    <w:p w14:paraId="161CA231"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Below is a sample structure that can be </w:t>
      </w:r>
      <w:proofErr w:type="gramStart"/>
      <w:r>
        <w:rPr>
          <w:rFonts w:ascii="Bookman Old Style" w:eastAsia="Bookman Old Style" w:hAnsi="Bookman Old Style" w:cs="Bookman Old Style"/>
        </w:rPr>
        <w:t>followed :</w:t>
      </w:r>
      <w:proofErr w:type="gramEnd"/>
      <w:r>
        <w:rPr>
          <w:rFonts w:ascii="Bookman Old Style" w:eastAsia="Bookman Old Style" w:hAnsi="Bookman Old Style" w:cs="Bookman Old Style"/>
        </w:rPr>
        <w:t xml:space="preserve"> </w:t>
      </w:r>
      <w:r>
        <w:rPr>
          <w:rFonts w:ascii="Bookman Old Style" w:eastAsia="Bookman Old Style" w:hAnsi="Bookman Old Style" w:cs="Bookman Old Style"/>
        </w:rPr>
        <w:t xml:space="preserve">Please make sure there are no space between the OU names . (There are some </w:t>
      </w:r>
      <w:proofErr w:type="spellStart"/>
      <w:r>
        <w:rPr>
          <w:rFonts w:ascii="Bookman Old Style" w:eastAsia="Bookman Old Style" w:hAnsi="Bookman Old Style" w:cs="Bookman Old Style"/>
        </w:rPr>
        <w:t>cloudera</w:t>
      </w:r>
      <w:proofErr w:type="spellEnd"/>
      <w:r>
        <w:rPr>
          <w:rFonts w:ascii="Bookman Old Style" w:eastAsia="Bookman Old Style" w:hAnsi="Bookman Old Style" w:cs="Bookman Old Style"/>
        </w:rPr>
        <w:t xml:space="preserve"> code issues when Cloudera is AD </w:t>
      </w:r>
      <w:proofErr w:type="spellStart"/>
      <w:r>
        <w:rPr>
          <w:rFonts w:ascii="Bookman Old Style" w:eastAsia="Bookman Old Style" w:hAnsi="Bookman Old Style" w:cs="Bookman Old Style"/>
        </w:rPr>
        <w:t>kerberized</w:t>
      </w:r>
      <w:proofErr w:type="spellEnd"/>
      <w:r>
        <w:rPr>
          <w:rFonts w:ascii="Bookman Old Style" w:eastAsia="Bookman Old Style" w:hAnsi="Bookman Old Style" w:cs="Bookman Old Style"/>
        </w:rPr>
        <w:t xml:space="preserve"> and </w:t>
      </w:r>
      <w:proofErr w:type="spellStart"/>
      <w:r>
        <w:rPr>
          <w:rFonts w:ascii="Bookman Old Style" w:eastAsia="Bookman Old Style" w:hAnsi="Bookman Old Style" w:cs="Bookman Old Style"/>
        </w:rPr>
        <w:t>cloudera</w:t>
      </w:r>
      <w:proofErr w:type="spellEnd"/>
      <w:r>
        <w:rPr>
          <w:rFonts w:ascii="Bookman Old Style" w:eastAsia="Bookman Old Style" w:hAnsi="Bookman Old Style" w:cs="Bookman Old Style"/>
        </w:rPr>
        <w:t xml:space="preserve"> manager tries to regenerate tickets for service </w:t>
      </w:r>
      <w:proofErr w:type="gramStart"/>
      <w:r>
        <w:rPr>
          <w:rFonts w:ascii="Bookman Old Style" w:eastAsia="Bookman Old Style" w:hAnsi="Bookman Old Style" w:cs="Bookman Old Style"/>
        </w:rPr>
        <w:t>accounts .</w:t>
      </w:r>
      <w:proofErr w:type="gramEnd"/>
      <w:r>
        <w:rPr>
          <w:rFonts w:ascii="Bookman Old Style" w:eastAsia="Bookman Old Style" w:hAnsi="Bookman Old Style" w:cs="Bookman Old Style"/>
        </w:rPr>
        <w:t>)</w:t>
      </w:r>
    </w:p>
    <w:p w14:paraId="6386E832" w14:textId="77777777" w:rsidR="00F206DC" w:rsidRDefault="00F206DC">
      <w:pPr>
        <w:rPr>
          <w:rFonts w:ascii="Bookman Old Style" w:eastAsia="Bookman Old Style" w:hAnsi="Bookman Old Style" w:cs="Bookman Old Style"/>
        </w:rPr>
      </w:pPr>
    </w:p>
    <w:p w14:paraId="4986C16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Parent OU=</w:t>
      </w:r>
      <w:proofErr w:type="spellStart"/>
      <w:proofErr w:type="gram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Top level OU that includes all resources related to Big Data Project</w:t>
      </w:r>
    </w:p>
    <w:p w14:paraId="51B71E5B" w14:textId="77777777" w:rsidR="00F206DC" w:rsidRDefault="00F206DC">
      <w:pPr>
        <w:rPr>
          <w:rFonts w:ascii="Bookman Old Style" w:eastAsia="Bookman Old Style" w:hAnsi="Bookman Old Style" w:cs="Bookman Old Style"/>
        </w:rPr>
      </w:pPr>
    </w:p>
    <w:p w14:paraId="791465E4"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Child OU: </w:t>
      </w:r>
      <w:proofErr w:type="spellStart"/>
      <w:r>
        <w:rPr>
          <w:rFonts w:ascii="Bookman Old Style" w:eastAsia="Bookman Old Style" w:hAnsi="Bookman Old Style" w:cs="Bookman Old Style"/>
        </w:rPr>
        <w:t>infrastructure_</w:t>
      </w:r>
      <w:proofErr w:type="gramStart"/>
      <w:r>
        <w:rPr>
          <w:rFonts w:ascii="Bookman Old Style" w:eastAsia="Bookman Old Style" w:hAnsi="Bookman Old Style" w:cs="Bookman Old Style"/>
        </w:rPr>
        <w:t>servers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All the servers belonging to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initiative can be under this OU . </w:t>
      </w:r>
    </w:p>
    <w:p w14:paraId="1E95DE0E" w14:textId="77777777" w:rsidR="00F206DC" w:rsidRDefault="00F206DC">
      <w:pPr>
        <w:rPr>
          <w:rFonts w:ascii="Bookman Old Style" w:eastAsia="Bookman Old Style" w:hAnsi="Bookman Old Style" w:cs="Bookman Old Style"/>
        </w:rPr>
      </w:pPr>
    </w:p>
    <w:p w14:paraId="76748D3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Child OU: </w:t>
      </w:r>
      <w:proofErr w:type="spellStart"/>
      <w:r>
        <w:rPr>
          <w:rFonts w:ascii="Bookman Old Style" w:eastAsia="Bookman Old Style" w:hAnsi="Bookman Old Style" w:cs="Bookman Old Style"/>
        </w:rPr>
        <w:t>bigdata_</w:t>
      </w:r>
      <w:proofErr w:type="gramStart"/>
      <w:r>
        <w:rPr>
          <w:rFonts w:ascii="Bookman Old Style" w:eastAsia="Bookman Old Style" w:hAnsi="Bookman Old Style" w:cs="Bookman Old Style"/>
        </w:rPr>
        <w:t>users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All the users involved in </w:t>
      </w:r>
      <w:proofErr w:type="spellStart"/>
      <w:r>
        <w:rPr>
          <w:rFonts w:ascii="Bookman Old Style" w:eastAsia="Bookman Old Style" w:hAnsi="Bookman Old Style" w:cs="Bookman Old Style"/>
        </w:rPr>
        <w:t>bigdat</w:t>
      </w:r>
      <w:r>
        <w:rPr>
          <w:rFonts w:ascii="Bookman Old Style" w:eastAsia="Bookman Old Style" w:hAnsi="Bookman Old Style" w:cs="Bookman Old Style"/>
        </w:rPr>
        <w:t>a</w:t>
      </w:r>
      <w:proofErr w:type="spellEnd"/>
      <w:r>
        <w:rPr>
          <w:rFonts w:ascii="Bookman Old Style" w:eastAsia="Bookman Old Style" w:hAnsi="Bookman Old Style" w:cs="Bookman Old Style"/>
        </w:rPr>
        <w:t xml:space="preserve"> related projects can be placed under this OU . This way we can narrow down access to the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Linux servers.</w:t>
      </w:r>
    </w:p>
    <w:p w14:paraId="705B21F1" w14:textId="77777777" w:rsidR="00F206DC" w:rsidRDefault="00F206DC">
      <w:pPr>
        <w:rPr>
          <w:rFonts w:ascii="Bookman Old Style" w:eastAsia="Bookman Old Style" w:hAnsi="Bookman Old Style" w:cs="Bookman Old Style"/>
        </w:rPr>
      </w:pPr>
    </w:p>
    <w:p w14:paraId="73321129"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Security Groups can also be defined under the </w:t>
      </w:r>
      <w:proofErr w:type="spellStart"/>
      <w:r>
        <w:rPr>
          <w:rFonts w:ascii="Bookman Old Style" w:eastAsia="Bookman Old Style" w:hAnsi="Bookman Old Style" w:cs="Bookman Old Style"/>
        </w:rPr>
        <w:t>BigData</w:t>
      </w:r>
      <w:proofErr w:type="spellEnd"/>
      <w:r>
        <w:rPr>
          <w:rFonts w:ascii="Bookman Old Style" w:eastAsia="Bookman Old Style" w:hAnsi="Bookman Old Style" w:cs="Bookman Old Style"/>
        </w:rPr>
        <w:t xml:space="preserve"> </w:t>
      </w:r>
      <w:proofErr w:type="gramStart"/>
      <w:r>
        <w:rPr>
          <w:rFonts w:ascii="Bookman Old Style" w:eastAsia="Bookman Old Style" w:hAnsi="Bookman Old Style" w:cs="Bookman Old Style"/>
        </w:rPr>
        <w:t>OU .</w:t>
      </w:r>
      <w:proofErr w:type="gramEnd"/>
      <w:r>
        <w:rPr>
          <w:rFonts w:ascii="Bookman Old Style" w:eastAsia="Bookman Old Style" w:hAnsi="Bookman Old Style" w:cs="Bookman Old Style"/>
        </w:rPr>
        <w:t xml:space="preserve">  </w:t>
      </w:r>
    </w:p>
    <w:p w14:paraId="62C94069" w14:textId="77777777" w:rsidR="00F206DC" w:rsidRDefault="00F206DC">
      <w:pPr>
        <w:rPr>
          <w:rFonts w:ascii="Bookman Old Style" w:eastAsia="Bookman Old Style" w:hAnsi="Bookman Old Style" w:cs="Bookman Old Style"/>
        </w:rPr>
      </w:pPr>
    </w:p>
    <w:p w14:paraId="5DB8F959"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3839D628" wp14:editId="1DD99732">
            <wp:extent cx="5943600" cy="3707765"/>
            <wp:effectExtent l="0" t="0" r="0" b="0"/>
            <wp:docPr id="1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2"/>
                    <a:srcRect/>
                    <a:stretch>
                      <a:fillRect/>
                    </a:stretch>
                  </pic:blipFill>
                  <pic:spPr>
                    <a:xfrm>
                      <a:off x="0" y="0"/>
                      <a:ext cx="5943600" cy="3707765"/>
                    </a:xfrm>
                    <a:prstGeom prst="rect">
                      <a:avLst/>
                    </a:prstGeom>
                    <a:ln/>
                  </pic:spPr>
                </pic:pic>
              </a:graphicData>
            </a:graphic>
          </wp:inline>
        </w:drawing>
      </w:r>
    </w:p>
    <w:p w14:paraId="1C42B92E" w14:textId="77777777" w:rsidR="00F206DC" w:rsidRDefault="009D2490">
      <w:pPr>
        <w:pStyle w:val="Heading2"/>
        <w:rPr>
          <w:rFonts w:ascii="Bookman Old Style" w:eastAsia="Bookman Old Style" w:hAnsi="Bookman Old Style" w:cs="Bookman Old Style"/>
        </w:rPr>
      </w:pPr>
      <w:bookmarkStart w:id="236" w:name="_2250f4o" w:colFirst="0" w:colLast="0"/>
      <w:bookmarkEnd w:id="236"/>
      <w:r>
        <w:rPr>
          <w:rFonts w:ascii="Bookman Old Style" w:eastAsia="Bookman Old Style" w:hAnsi="Bookman Old Style" w:cs="Bookman Old Style"/>
        </w:rPr>
        <w:lastRenderedPageBreak/>
        <w:t>Service Account for Kerberos Integration to Active Directory</w:t>
      </w:r>
    </w:p>
    <w:p w14:paraId="46C6D820" w14:textId="77777777" w:rsidR="00F206DC" w:rsidRDefault="00F206DC">
      <w:pPr>
        <w:rPr>
          <w:rFonts w:ascii="Bookman Old Style" w:eastAsia="Bookman Old Style" w:hAnsi="Bookman Old Style" w:cs="Bookman Old Style"/>
        </w:rPr>
      </w:pPr>
    </w:p>
    <w:p w14:paraId="555E293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For Kerberos security to integrate with Active Directory, infrastructure team would need to provide a privileged service account with non-expiring </w:t>
      </w:r>
      <w:proofErr w:type="gramStart"/>
      <w:r>
        <w:rPr>
          <w:rFonts w:ascii="Bookman Old Style" w:eastAsia="Bookman Old Style" w:hAnsi="Bookman Old Style" w:cs="Bookman Old Style"/>
        </w:rPr>
        <w:t>password .</w:t>
      </w:r>
      <w:proofErr w:type="gramEnd"/>
      <w:r>
        <w:rPr>
          <w:rFonts w:ascii="Bookman Old Style" w:eastAsia="Bookman Old Style" w:hAnsi="Bookman Old Style" w:cs="Bookman Old Style"/>
        </w:rPr>
        <w:t xml:space="preserve"> Below is how a sample account might look </w:t>
      </w:r>
      <w:proofErr w:type="gramStart"/>
      <w:r>
        <w:rPr>
          <w:rFonts w:ascii="Bookman Old Style" w:eastAsia="Bookman Old Style" w:hAnsi="Bookman Old Style" w:cs="Bookman Old Style"/>
        </w:rPr>
        <w:t>like :</w:t>
      </w:r>
      <w:proofErr w:type="gramEnd"/>
    </w:p>
    <w:p w14:paraId="18607B9A" w14:textId="77777777" w:rsidR="00F206DC" w:rsidRDefault="00F206DC">
      <w:pPr>
        <w:rPr>
          <w:rFonts w:ascii="Bookman Old Style" w:eastAsia="Bookman Old Style" w:hAnsi="Bookman Old Style" w:cs="Bookman Old Style"/>
        </w:rPr>
      </w:pPr>
    </w:p>
    <w:p w14:paraId="48727B24"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3F8A2AC3" wp14:editId="32974D43">
            <wp:extent cx="5943600" cy="3687445"/>
            <wp:effectExtent l="0" t="0" r="0" b="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5943600" cy="3687445"/>
                    </a:xfrm>
                    <a:prstGeom prst="rect">
                      <a:avLst/>
                    </a:prstGeom>
                    <a:ln/>
                  </pic:spPr>
                </pic:pic>
              </a:graphicData>
            </a:graphic>
          </wp:inline>
        </w:drawing>
      </w:r>
    </w:p>
    <w:p w14:paraId="6AEAF6C2" w14:textId="77777777" w:rsidR="00F206DC" w:rsidRDefault="00F206DC">
      <w:pPr>
        <w:rPr>
          <w:rFonts w:ascii="Bookman Old Style" w:eastAsia="Bookman Old Style" w:hAnsi="Bookman Old Style" w:cs="Bookman Old Style"/>
        </w:rPr>
      </w:pPr>
    </w:p>
    <w:p w14:paraId="530952C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0" distB="0" distL="0" distR="0" wp14:anchorId="717BD5AF" wp14:editId="36C18C51">
            <wp:extent cx="5129886" cy="3372790"/>
            <wp:effectExtent l="0" t="0" r="0" b="0"/>
            <wp:docPr id="1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5129886" cy="3372790"/>
                    </a:xfrm>
                    <a:prstGeom prst="rect">
                      <a:avLst/>
                    </a:prstGeom>
                    <a:ln/>
                  </pic:spPr>
                </pic:pic>
              </a:graphicData>
            </a:graphic>
          </wp:inline>
        </w:drawing>
      </w:r>
    </w:p>
    <w:p w14:paraId="27B9A87C" w14:textId="77777777" w:rsidR="00F206DC" w:rsidRDefault="00F206DC">
      <w:pPr>
        <w:rPr>
          <w:rFonts w:ascii="Bookman Old Style" w:eastAsia="Bookman Old Style" w:hAnsi="Bookman Old Style" w:cs="Bookman Old Style"/>
        </w:rPr>
      </w:pPr>
    </w:p>
    <w:p w14:paraId="1881711F"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privileges the service account should </w:t>
      </w:r>
      <w:proofErr w:type="gramStart"/>
      <w:r>
        <w:rPr>
          <w:rFonts w:ascii="Bookman Old Style" w:eastAsia="Bookman Old Style" w:hAnsi="Bookman Old Style" w:cs="Bookman Old Style"/>
        </w:rPr>
        <w:t xml:space="preserve">have </w:t>
      </w:r>
      <w:r>
        <w:rPr>
          <w:rFonts w:ascii="Bookman Old Style" w:eastAsia="Bookman Old Style" w:hAnsi="Bookman Old Style" w:cs="Bookman Old Style"/>
        </w:rPr>
        <w:t>:</w:t>
      </w:r>
      <w:proofErr w:type="gramEnd"/>
      <w:r>
        <w:rPr>
          <w:rFonts w:ascii="Bookman Old Style" w:eastAsia="Bookman Old Style" w:hAnsi="Bookman Old Style" w:cs="Bookman Old Style"/>
        </w:rPr>
        <w:t xml:space="preserve"> The service account should have “</w:t>
      </w:r>
      <w:proofErr w:type="spellStart"/>
      <w:r>
        <w:rPr>
          <w:rFonts w:ascii="Bookman Old Style" w:eastAsia="Bookman Old Style" w:hAnsi="Bookman Old Style" w:cs="Bookman Old Style"/>
        </w:rPr>
        <w:t>create,delete</w:t>
      </w:r>
      <w:proofErr w:type="spellEnd"/>
      <w:r>
        <w:rPr>
          <w:rFonts w:ascii="Bookman Old Style" w:eastAsia="Bookman Old Style" w:hAnsi="Bookman Old Style" w:cs="Bookman Old Style"/>
        </w:rPr>
        <w:t xml:space="preserve"> and manager user accounts” on the OU (in this case </w:t>
      </w:r>
      <w:proofErr w:type="spellStart"/>
      <w:r>
        <w:rPr>
          <w:rFonts w:ascii="Bookman Old Style" w:eastAsia="Bookman Old Style" w:hAnsi="Bookman Old Style" w:cs="Bookman Old Style"/>
        </w:rPr>
        <w:t>bigdata_users</w:t>
      </w:r>
      <w:proofErr w:type="spellEnd"/>
      <w:r>
        <w:rPr>
          <w:rFonts w:ascii="Bookman Old Style" w:eastAsia="Bookman Old Style" w:hAnsi="Bookman Old Style" w:cs="Bookman Old Style"/>
        </w:rPr>
        <w:t>)</w:t>
      </w:r>
    </w:p>
    <w:p w14:paraId="38DD5E1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Below are the steps to provide those privileges on Active Directory:</w:t>
      </w:r>
    </w:p>
    <w:p w14:paraId="1F6FA287" w14:textId="77777777" w:rsidR="00F206DC" w:rsidRDefault="00F206DC">
      <w:pPr>
        <w:rPr>
          <w:rFonts w:ascii="Bookman Old Style" w:eastAsia="Bookman Old Style" w:hAnsi="Bookman Old Style" w:cs="Bookman Old Style"/>
        </w:rPr>
      </w:pPr>
    </w:p>
    <w:p w14:paraId="18BAC66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3A30CF13" wp14:editId="7D84E8F6">
            <wp:extent cx="5253961" cy="3242189"/>
            <wp:effectExtent l="0" t="0" r="0" b="0"/>
            <wp:docPr id="20" name="image36.png" descr="../Screenshots/Screen%20Shot%202017-05-02%20at%203.15.04%20PM.png"/>
            <wp:cNvGraphicFramePr/>
            <a:graphic xmlns:a="http://schemas.openxmlformats.org/drawingml/2006/main">
              <a:graphicData uri="http://schemas.openxmlformats.org/drawingml/2006/picture">
                <pic:pic xmlns:pic="http://schemas.openxmlformats.org/drawingml/2006/picture">
                  <pic:nvPicPr>
                    <pic:cNvPr id="0" name="image36.png" descr="../Screenshots/Screen%20Shot%202017-05-02%20at%203.15.04%20PM.png"/>
                    <pic:cNvPicPr preferRelativeResize="0"/>
                  </pic:nvPicPr>
                  <pic:blipFill>
                    <a:blip r:embed="rId55"/>
                    <a:srcRect/>
                    <a:stretch>
                      <a:fillRect/>
                    </a:stretch>
                  </pic:blipFill>
                  <pic:spPr>
                    <a:xfrm>
                      <a:off x="0" y="0"/>
                      <a:ext cx="5253961" cy="3242189"/>
                    </a:xfrm>
                    <a:prstGeom prst="rect">
                      <a:avLst/>
                    </a:prstGeom>
                    <a:ln/>
                  </pic:spPr>
                </pic:pic>
              </a:graphicData>
            </a:graphic>
          </wp:inline>
        </w:drawing>
      </w:r>
    </w:p>
    <w:p w14:paraId="505AEB9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lastRenderedPageBreak/>
        <w:t xml:space="preserve"> </w:t>
      </w:r>
      <w:r>
        <w:rPr>
          <w:rFonts w:ascii="Bookman Old Style" w:eastAsia="Bookman Old Style" w:hAnsi="Bookman Old Style" w:cs="Bookman Old Style"/>
          <w:noProof/>
        </w:rPr>
        <w:drawing>
          <wp:inline distT="0" distB="0" distL="0" distR="0" wp14:anchorId="6EEA1622" wp14:editId="255FFE6E">
            <wp:extent cx="5096402" cy="3185249"/>
            <wp:effectExtent l="0" t="0" r="0" b="0"/>
            <wp:docPr id="21" name="image38.png" descr="../Screenshots/Screen%20Shot%202017-05-02%20at%203.15.30%20PM.png"/>
            <wp:cNvGraphicFramePr/>
            <a:graphic xmlns:a="http://schemas.openxmlformats.org/drawingml/2006/main">
              <a:graphicData uri="http://schemas.openxmlformats.org/drawingml/2006/picture">
                <pic:pic xmlns:pic="http://schemas.openxmlformats.org/drawingml/2006/picture">
                  <pic:nvPicPr>
                    <pic:cNvPr id="0" name="image38.png" descr="../Screenshots/Screen%20Shot%202017-05-02%20at%203.15.30%20PM.png"/>
                    <pic:cNvPicPr preferRelativeResize="0"/>
                  </pic:nvPicPr>
                  <pic:blipFill>
                    <a:blip r:embed="rId56"/>
                    <a:srcRect/>
                    <a:stretch>
                      <a:fillRect/>
                    </a:stretch>
                  </pic:blipFill>
                  <pic:spPr>
                    <a:xfrm>
                      <a:off x="0" y="0"/>
                      <a:ext cx="5096402" cy="3185249"/>
                    </a:xfrm>
                    <a:prstGeom prst="rect">
                      <a:avLst/>
                    </a:prstGeom>
                    <a:ln/>
                  </pic:spPr>
                </pic:pic>
              </a:graphicData>
            </a:graphic>
          </wp:inline>
        </w:drawing>
      </w:r>
    </w:p>
    <w:p w14:paraId="4B0D995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6EB080F9" wp14:editId="0450C772">
            <wp:extent cx="5038672" cy="3114658"/>
            <wp:effectExtent l="0" t="0" r="0" b="0"/>
            <wp:docPr id="22" name="image42.png" descr="../Screenshots/Screen%20Shot%202017-05-02%20at%203.15.41%20PM.png"/>
            <wp:cNvGraphicFramePr/>
            <a:graphic xmlns:a="http://schemas.openxmlformats.org/drawingml/2006/main">
              <a:graphicData uri="http://schemas.openxmlformats.org/drawingml/2006/picture">
                <pic:pic xmlns:pic="http://schemas.openxmlformats.org/drawingml/2006/picture">
                  <pic:nvPicPr>
                    <pic:cNvPr id="0" name="image42.png" descr="../Screenshots/Screen%20Shot%202017-05-02%20at%203.15.41%20PM.png"/>
                    <pic:cNvPicPr preferRelativeResize="0"/>
                  </pic:nvPicPr>
                  <pic:blipFill>
                    <a:blip r:embed="rId57"/>
                    <a:srcRect/>
                    <a:stretch>
                      <a:fillRect/>
                    </a:stretch>
                  </pic:blipFill>
                  <pic:spPr>
                    <a:xfrm>
                      <a:off x="0" y="0"/>
                      <a:ext cx="5038672" cy="3114658"/>
                    </a:xfrm>
                    <a:prstGeom prst="rect">
                      <a:avLst/>
                    </a:prstGeom>
                    <a:ln/>
                  </pic:spPr>
                </pic:pic>
              </a:graphicData>
            </a:graphic>
          </wp:inline>
        </w:drawing>
      </w:r>
    </w:p>
    <w:p w14:paraId="63C1488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0" distB="0" distL="0" distR="0" wp14:anchorId="2A0024FA" wp14:editId="62974603">
            <wp:extent cx="4951429" cy="3069208"/>
            <wp:effectExtent l="0" t="0" r="0" b="0"/>
            <wp:docPr id="27" name="image43.png" descr="../Screenshots/Screen%20Shot%202017-05-02%20at%203.15.55%20PM.png"/>
            <wp:cNvGraphicFramePr/>
            <a:graphic xmlns:a="http://schemas.openxmlformats.org/drawingml/2006/main">
              <a:graphicData uri="http://schemas.openxmlformats.org/drawingml/2006/picture">
                <pic:pic xmlns:pic="http://schemas.openxmlformats.org/drawingml/2006/picture">
                  <pic:nvPicPr>
                    <pic:cNvPr id="0" name="image43.png" descr="../Screenshots/Screen%20Shot%202017-05-02%20at%203.15.55%20PM.png"/>
                    <pic:cNvPicPr preferRelativeResize="0"/>
                  </pic:nvPicPr>
                  <pic:blipFill>
                    <a:blip r:embed="rId58"/>
                    <a:srcRect/>
                    <a:stretch>
                      <a:fillRect/>
                    </a:stretch>
                  </pic:blipFill>
                  <pic:spPr>
                    <a:xfrm>
                      <a:off x="0" y="0"/>
                      <a:ext cx="4951429" cy="3069208"/>
                    </a:xfrm>
                    <a:prstGeom prst="rect">
                      <a:avLst/>
                    </a:prstGeom>
                    <a:ln/>
                  </pic:spPr>
                </pic:pic>
              </a:graphicData>
            </a:graphic>
          </wp:inline>
        </w:drawing>
      </w:r>
    </w:p>
    <w:p w14:paraId="0907F7F4" w14:textId="77777777" w:rsidR="00F206DC" w:rsidRDefault="00F206DC">
      <w:pPr>
        <w:rPr>
          <w:rFonts w:ascii="Bookman Old Style" w:eastAsia="Bookman Old Style" w:hAnsi="Bookman Old Style" w:cs="Bookman Old Style"/>
        </w:rPr>
      </w:pPr>
    </w:p>
    <w:p w14:paraId="11BFF2C2" w14:textId="77777777" w:rsidR="00F206DC" w:rsidRDefault="009D2490">
      <w:pPr>
        <w:rPr>
          <w:rFonts w:ascii="Bookman Old Style" w:eastAsia="Bookman Old Style" w:hAnsi="Bookman Old Style" w:cs="Bookman Old Style"/>
          <w:smallCaps/>
          <w:sz w:val="32"/>
          <w:szCs w:val="32"/>
        </w:rPr>
      </w:pPr>
      <w:r>
        <w:br w:type="page"/>
      </w:r>
    </w:p>
    <w:p w14:paraId="0BD0A8EA" w14:textId="77777777" w:rsidR="00F206DC" w:rsidRDefault="009D2490">
      <w:pPr>
        <w:pStyle w:val="Heading1"/>
        <w:numPr>
          <w:ilvl w:val="0"/>
          <w:numId w:val="9"/>
        </w:numPr>
      </w:pPr>
      <w:bookmarkStart w:id="237" w:name="_haapch" w:colFirst="0" w:colLast="0"/>
      <w:bookmarkEnd w:id="237"/>
      <w:r>
        <w:lastRenderedPageBreak/>
        <w:t xml:space="preserve">Web </w:t>
      </w:r>
      <w:proofErr w:type="spellStart"/>
      <w:r>
        <w:t>Addresess</w:t>
      </w:r>
      <w:proofErr w:type="spellEnd"/>
      <w:r>
        <w:t xml:space="preserve"> from where Packages Needs to be Downloaded </w:t>
      </w:r>
    </w:p>
    <w:p w14:paraId="5EECC178" w14:textId="77777777" w:rsidR="00F206DC" w:rsidRDefault="00F206DC">
      <w:pPr>
        <w:rPr>
          <w:rFonts w:ascii="Bookman Old Style" w:eastAsia="Bookman Old Style" w:hAnsi="Bookman Old Style" w:cs="Bookman Old Style"/>
        </w:rPr>
      </w:pPr>
    </w:p>
    <w:p w14:paraId="3BC6F5BB"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Below are the web addresses that needs access from the server to download the binaries.</w:t>
      </w:r>
    </w:p>
    <w:p w14:paraId="5ACDD84E" w14:textId="77777777" w:rsidR="00F206DC" w:rsidRDefault="00F206DC">
      <w:pPr>
        <w:rPr>
          <w:rFonts w:ascii="Bookman Old Style" w:eastAsia="Bookman Old Style" w:hAnsi="Bookman Old Style" w:cs="Bookman Old Style"/>
        </w:rPr>
      </w:pPr>
    </w:p>
    <w:p w14:paraId="25F00C38" w14:textId="77777777" w:rsidR="00F206DC" w:rsidRDefault="009D2490">
      <w:pPr>
        <w:numPr>
          <w:ilvl w:val="0"/>
          <w:numId w:val="12"/>
        </w:numPr>
        <w:contextualSpacing/>
      </w:pPr>
      <w:proofErr w:type="gramStart"/>
      <w:r>
        <w:rPr>
          <w:rFonts w:ascii="Bookman Old Style" w:eastAsia="Bookman Old Style" w:hAnsi="Bookman Old Style" w:cs="Bookman Old Style"/>
        </w:rPr>
        <w:t>Cloudera :</w:t>
      </w:r>
      <w:proofErr w:type="gramEnd"/>
      <w:r>
        <w:rPr>
          <w:rFonts w:ascii="Bookman Old Style" w:eastAsia="Bookman Old Style" w:hAnsi="Bookman Old Style" w:cs="Bookman Old Style"/>
        </w:rPr>
        <w:t xml:space="preserve"> </w:t>
      </w:r>
    </w:p>
    <w:p w14:paraId="051178B2" w14:textId="77777777" w:rsidR="00F206DC" w:rsidRDefault="009D2490">
      <w:pPr>
        <w:numPr>
          <w:ilvl w:val="1"/>
          <w:numId w:val="12"/>
        </w:numPr>
        <w:contextualSpacing/>
      </w:pPr>
      <w:hyperlink r:id="rId59">
        <w:r>
          <w:rPr>
            <w:rFonts w:ascii="Bookman Old Style" w:eastAsia="Bookman Old Style" w:hAnsi="Bookman Old Style" w:cs="Bookman Old Style"/>
            <w:color w:val="0563C1"/>
            <w:u w:val="single"/>
          </w:rPr>
          <w:t>https://archive.cloudera.com/cm5/repo-as-tarball/5.8.4/</w:t>
        </w:r>
      </w:hyperlink>
    </w:p>
    <w:p w14:paraId="0A4FE88F" w14:textId="77777777" w:rsidR="00F206DC" w:rsidRDefault="009D2490">
      <w:pPr>
        <w:numPr>
          <w:ilvl w:val="1"/>
          <w:numId w:val="12"/>
        </w:numPr>
        <w:contextualSpacing/>
      </w:pPr>
      <w:r>
        <w:rPr>
          <w:rFonts w:ascii="Bookman Old Style" w:eastAsia="Bookman Old Style" w:hAnsi="Bookman Old Style" w:cs="Bookman Old Style"/>
        </w:rPr>
        <w:t>http://archive.cloudera.</w:t>
      </w:r>
      <w:r>
        <w:rPr>
          <w:rFonts w:ascii="Bookman Old Style" w:eastAsia="Bookman Old Style" w:hAnsi="Bookman Old Style" w:cs="Bookman Old Style"/>
        </w:rPr>
        <w:t>com/cdh5/parcels/5.8.4/</w:t>
      </w:r>
    </w:p>
    <w:p w14:paraId="369969A7" w14:textId="77777777" w:rsidR="00F206DC" w:rsidRDefault="009D2490">
      <w:pPr>
        <w:numPr>
          <w:ilvl w:val="0"/>
          <w:numId w:val="12"/>
        </w:numPr>
        <w:contextualSpacing/>
      </w:pPr>
      <w:proofErr w:type="spellStart"/>
      <w:proofErr w:type="gramStart"/>
      <w:r>
        <w:rPr>
          <w:rFonts w:ascii="Bookman Old Style" w:eastAsia="Bookman Old Style" w:hAnsi="Bookman Old Style" w:cs="Bookman Old Style"/>
        </w:rPr>
        <w:t>Miscelaneous</w:t>
      </w:r>
      <w:proofErr w:type="spellEnd"/>
      <w:r>
        <w:rPr>
          <w:rFonts w:ascii="Bookman Old Style" w:eastAsia="Bookman Old Style" w:hAnsi="Bookman Old Style" w:cs="Bookman Old Style"/>
        </w:rPr>
        <w:t xml:space="preserve"> :</w:t>
      </w:r>
      <w:proofErr w:type="gramEnd"/>
      <w:r>
        <w:rPr>
          <w:rFonts w:ascii="Bookman Old Style" w:eastAsia="Bookman Old Style" w:hAnsi="Bookman Old Style" w:cs="Bookman Old Style"/>
        </w:rPr>
        <w:t xml:space="preserve"> Access to CentOS base repo .</w:t>
      </w:r>
    </w:p>
    <w:p w14:paraId="3676EBE2" w14:textId="77777777" w:rsidR="00F206DC" w:rsidRDefault="009D2490">
      <w:pPr>
        <w:rPr>
          <w:rFonts w:ascii="Bookman Old Style" w:eastAsia="Bookman Old Style" w:hAnsi="Bookman Old Style" w:cs="Bookman Old Style"/>
        </w:rPr>
      </w:pPr>
      <w:r>
        <w:br w:type="page"/>
      </w:r>
    </w:p>
    <w:p w14:paraId="0B440A22" w14:textId="77777777" w:rsidR="00F206DC" w:rsidRDefault="009D2490">
      <w:pPr>
        <w:pStyle w:val="Heading1"/>
        <w:numPr>
          <w:ilvl w:val="0"/>
          <w:numId w:val="9"/>
        </w:numPr>
      </w:pPr>
      <w:bookmarkStart w:id="238" w:name="_319y80a" w:colFirst="0" w:colLast="0"/>
      <w:bookmarkEnd w:id="238"/>
      <w:r>
        <w:lastRenderedPageBreak/>
        <w:t>Hosting an Internal Repo using Apache Web Server</w:t>
      </w:r>
    </w:p>
    <w:p w14:paraId="4C456356" w14:textId="77777777" w:rsidR="00F206DC" w:rsidRDefault="00F206DC">
      <w:pPr>
        <w:rPr>
          <w:rFonts w:ascii="Bookman Old Style" w:eastAsia="Bookman Old Style" w:hAnsi="Bookman Old Style" w:cs="Bookman Old Style"/>
        </w:rPr>
      </w:pPr>
    </w:p>
    <w:p w14:paraId="1D00C1C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Internal Repository needs to be hosted to access the binaries for below two scenarios:</w:t>
      </w:r>
    </w:p>
    <w:p w14:paraId="411763A2" w14:textId="77777777" w:rsidR="00F206DC" w:rsidRDefault="009D2490">
      <w:pPr>
        <w:numPr>
          <w:ilvl w:val="0"/>
          <w:numId w:val="13"/>
        </w:numPr>
        <w:contextualSpacing/>
        <w:rPr>
          <w:rFonts w:ascii="Bookman Old Style" w:eastAsia="Bookman Old Style" w:hAnsi="Bookman Old Style" w:cs="Bookman Old Style"/>
        </w:rPr>
      </w:pPr>
      <w:r>
        <w:rPr>
          <w:rFonts w:ascii="Bookman Old Style" w:eastAsia="Bookman Old Style" w:hAnsi="Bookman Old Style" w:cs="Bookman Old Style"/>
        </w:rPr>
        <w:t xml:space="preserve">Corporate policy does not allow access to external web </w:t>
      </w:r>
      <w:proofErr w:type="spellStart"/>
      <w:r>
        <w:rPr>
          <w:rFonts w:ascii="Bookman Old Style" w:eastAsia="Bookman Old Style" w:hAnsi="Bookman Old Style" w:cs="Bookman Old Style"/>
        </w:rPr>
        <w:t>url’s</w:t>
      </w:r>
      <w:proofErr w:type="spellEnd"/>
    </w:p>
    <w:p w14:paraId="3956245B" w14:textId="77777777" w:rsidR="00F206DC" w:rsidRDefault="009D2490">
      <w:pPr>
        <w:numPr>
          <w:ilvl w:val="0"/>
          <w:numId w:val="13"/>
        </w:numPr>
        <w:contextualSpacing/>
        <w:rPr>
          <w:rFonts w:ascii="Bookman Old Style" w:eastAsia="Bookman Old Style" w:hAnsi="Bookman Old Style" w:cs="Bookman Old Style"/>
        </w:rPr>
      </w:pPr>
      <w:r>
        <w:rPr>
          <w:rFonts w:ascii="Bookman Old Style" w:eastAsia="Bookman Old Style" w:hAnsi="Bookman Old Style" w:cs="Bookman Old Style"/>
        </w:rPr>
        <w:t>Faster access to binaries in case of installations/upgrades.</w:t>
      </w:r>
    </w:p>
    <w:p w14:paraId="38BD7D1E" w14:textId="77777777" w:rsidR="00F206DC" w:rsidRDefault="00F206DC">
      <w:pPr>
        <w:rPr>
          <w:rFonts w:ascii="Bookman Old Style" w:eastAsia="Bookman Old Style" w:hAnsi="Bookman Old Style" w:cs="Bookman Old Style"/>
        </w:rPr>
      </w:pPr>
    </w:p>
    <w:p w14:paraId="5875BB5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One of the most common webserver that can be used is Apache Http </w:t>
      </w:r>
      <w:proofErr w:type="gramStart"/>
      <w:r>
        <w:rPr>
          <w:rFonts w:ascii="Bookman Old Style" w:eastAsia="Bookman Old Style" w:hAnsi="Bookman Old Style" w:cs="Bookman Old Style"/>
        </w:rPr>
        <w:t>server .</w:t>
      </w:r>
      <w:proofErr w:type="gramEnd"/>
      <w:r>
        <w:rPr>
          <w:rFonts w:ascii="Bookman Old Style" w:eastAsia="Bookman Old Style" w:hAnsi="Bookman Old Style" w:cs="Bookman Old Style"/>
        </w:rPr>
        <w:t xml:space="preserve"> Verify if the Linux distribution has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package alread</w:t>
      </w:r>
      <w:r>
        <w:rPr>
          <w:rFonts w:ascii="Bookman Old Style" w:eastAsia="Bookman Old Style" w:hAnsi="Bookman Old Style" w:cs="Bookman Old Style"/>
        </w:rPr>
        <w:t xml:space="preserve">y </w:t>
      </w:r>
      <w:proofErr w:type="gramStart"/>
      <w:r>
        <w:rPr>
          <w:rFonts w:ascii="Bookman Old Style" w:eastAsia="Bookman Old Style" w:hAnsi="Bookman Old Style" w:cs="Bookman Old Style"/>
        </w:rPr>
        <w:t>installed .</w:t>
      </w:r>
      <w:proofErr w:type="gramEnd"/>
      <w:r>
        <w:rPr>
          <w:rFonts w:ascii="Bookman Old Style" w:eastAsia="Bookman Old Style" w:hAnsi="Bookman Old Style" w:cs="Bookman Old Style"/>
        </w:rPr>
        <w:t xml:space="preserve"> </w:t>
      </w:r>
    </w:p>
    <w:p w14:paraId="37A1EC53" w14:textId="77777777" w:rsidR="00F206DC" w:rsidRDefault="00F206DC">
      <w:pPr>
        <w:rPr>
          <w:rFonts w:ascii="Bookman Old Style" w:eastAsia="Bookman Old Style" w:hAnsi="Bookman Old Style" w:cs="Bookman Old Style"/>
        </w:rPr>
      </w:pPr>
    </w:p>
    <w:p w14:paraId="59F40A90"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There are multiple ways to verify, one of the ways is as </w:t>
      </w:r>
      <w:proofErr w:type="gramStart"/>
      <w:r>
        <w:rPr>
          <w:rFonts w:ascii="Bookman Old Style" w:eastAsia="Bookman Old Style" w:hAnsi="Bookman Old Style" w:cs="Bookman Old Style"/>
        </w:rPr>
        <w:t>below :</w:t>
      </w:r>
      <w:proofErr w:type="gramEnd"/>
    </w:p>
    <w:p w14:paraId="02460B0F" w14:textId="77777777" w:rsidR="00F206DC" w:rsidRDefault="009D2490">
      <w:pPr>
        <w:ind w:left="720"/>
        <w:rPr>
          <w:rFonts w:ascii="Courier New" w:eastAsia="Courier New" w:hAnsi="Courier New" w:cs="Courier New"/>
        </w:rPr>
      </w:pPr>
      <w:r>
        <w:rPr>
          <w:rFonts w:ascii="Bookman Old Style" w:eastAsia="Bookman Old Style" w:hAnsi="Bookman Old Style" w:cs="Bookman Old Style"/>
        </w:rPr>
        <w:t xml:space="preserve">&gt; </w:t>
      </w:r>
      <w:r>
        <w:rPr>
          <w:rFonts w:ascii="Courier New" w:eastAsia="Courier New" w:hAnsi="Courier New" w:cs="Courier New"/>
        </w:rPr>
        <w:t xml:space="preserve">yum info </w:t>
      </w:r>
      <w:proofErr w:type="spellStart"/>
      <w:r>
        <w:rPr>
          <w:rFonts w:ascii="Courier New" w:eastAsia="Courier New" w:hAnsi="Courier New" w:cs="Courier New"/>
        </w:rPr>
        <w:t>httpd</w:t>
      </w:r>
      <w:proofErr w:type="spellEnd"/>
    </w:p>
    <w:p w14:paraId="542302A2" w14:textId="77777777" w:rsidR="00F206DC" w:rsidRDefault="00F206DC">
      <w:pPr>
        <w:ind w:left="720"/>
        <w:rPr>
          <w:rFonts w:ascii="Courier New" w:eastAsia="Courier New" w:hAnsi="Courier New" w:cs="Courier New"/>
        </w:rPr>
      </w:pPr>
    </w:p>
    <w:p w14:paraId="5E28E5EE"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This will show an output similar to </w:t>
      </w:r>
      <w:proofErr w:type="gramStart"/>
      <w:r>
        <w:rPr>
          <w:rFonts w:ascii="Bookman Old Style" w:eastAsia="Bookman Old Style" w:hAnsi="Bookman Old Style" w:cs="Bookman Old Style"/>
        </w:rPr>
        <w:t>below :</w:t>
      </w:r>
      <w:proofErr w:type="gramEnd"/>
      <w:r>
        <w:rPr>
          <w:rFonts w:ascii="Bookman Old Style" w:eastAsia="Bookman Old Style" w:hAnsi="Bookman Old Style" w:cs="Bookman Old Style"/>
        </w:rPr>
        <w:t xml:space="preserve"> </w:t>
      </w:r>
    </w:p>
    <w:p w14:paraId="6209CD93"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 If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is not installed, it will show the package only under “Available packages”</w:t>
      </w:r>
    </w:p>
    <w:p w14:paraId="2D2072BF"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drawing>
          <wp:inline distT="0" distB="0" distL="0" distR="0" wp14:anchorId="6065CDF6" wp14:editId="3C9B2D49">
            <wp:extent cx="5943600" cy="3079115"/>
            <wp:effectExtent l="0" t="0" r="0" b="0"/>
            <wp:docPr id="2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0"/>
                    <a:srcRect/>
                    <a:stretch>
                      <a:fillRect/>
                    </a:stretch>
                  </pic:blipFill>
                  <pic:spPr>
                    <a:xfrm>
                      <a:off x="0" y="0"/>
                      <a:ext cx="5943600" cy="3079115"/>
                    </a:xfrm>
                    <a:prstGeom prst="rect">
                      <a:avLst/>
                    </a:prstGeom>
                    <a:ln/>
                  </pic:spPr>
                </pic:pic>
              </a:graphicData>
            </a:graphic>
          </wp:inline>
        </w:drawing>
      </w:r>
    </w:p>
    <w:p w14:paraId="50DEC3E8"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 If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is installed </w:t>
      </w:r>
      <w:r>
        <w:rPr>
          <w:rFonts w:ascii="Bookman Old Style" w:eastAsia="Bookman Old Style" w:hAnsi="Bookman Old Style" w:cs="Bookman Old Style"/>
        </w:rPr>
        <w:t xml:space="preserve">and there are higher versions </w:t>
      </w:r>
      <w:proofErr w:type="gramStart"/>
      <w:r>
        <w:rPr>
          <w:rFonts w:ascii="Bookman Old Style" w:eastAsia="Bookman Old Style" w:hAnsi="Bookman Old Style" w:cs="Bookman Old Style"/>
        </w:rPr>
        <w:t>available ,</w:t>
      </w:r>
      <w:proofErr w:type="gramEnd"/>
      <w:r>
        <w:rPr>
          <w:rFonts w:ascii="Bookman Old Style" w:eastAsia="Bookman Old Style" w:hAnsi="Bookman Old Style" w:cs="Bookman Old Style"/>
        </w:rPr>
        <w:t xml:space="preserve"> you can wither upgrade or start using the available version.</w:t>
      </w:r>
    </w:p>
    <w:p w14:paraId="0D0E6FCE" w14:textId="77777777" w:rsidR="00F206DC" w:rsidRDefault="00F206DC">
      <w:pPr>
        <w:rPr>
          <w:rFonts w:ascii="Bookman Old Style" w:eastAsia="Bookman Old Style" w:hAnsi="Bookman Old Style" w:cs="Bookman Old Style"/>
        </w:rPr>
      </w:pPr>
    </w:p>
    <w:p w14:paraId="7DE3E11D"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To Install </w:t>
      </w:r>
      <w:proofErr w:type="spellStart"/>
      <w:proofErr w:type="gram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w:t>
      </w:r>
      <w:proofErr w:type="gramEnd"/>
    </w:p>
    <w:p w14:paraId="2A4006FA" w14:textId="77777777" w:rsidR="00F206DC" w:rsidRDefault="009D2490">
      <w:pPr>
        <w:ind w:left="720"/>
        <w:rPr>
          <w:rFonts w:ascii="Bookman Old Style" w:eastAsia="Bookman Old Style" w:hAnsi="Bookman Old Style" w:cs="Bookman Old Style"/>
        </w:rPr>
      </w:pPr>
      <w:r>
        <w:rPr>
          <w:rFonts w:ascii="Bookman Old Style" w:eastAsia="Bookman Old Style" w:hAnsi="Bookman Old Style" w:cs="Bookman Old Style"/>
        </w:rPr>
        <w:t xml:space="preserve">&gt; </w:t>
      </w:r>
      <w:r>
        <w:rPr>
          <w:rFonts w:ascii="Courier New" w:eastAsia="Courier New" w:hAnsi="Courier New" w:cs="Courier New"/>
        </w:rPr>
        <w:t xml:space="preserve">yum install </w:t>
      </w:r>
      <w:proofErr w:type="spellStart"/>
      <w:r>
        <w:rPr>
          <w:rFonts w:ascii="Courier New" w:eastAsia="Courier New" w:hAnsi="Courier New" w:cs="Courier New"/>
        </w:rPr>
        <w:t>httpd</w:t>
      </w:r>
      <w:proofErr w:type="spellEnd"/>
      <w:r>
        <w:rPr>
          <w:rFonts w:ascii="Courier New" w:eastAsia="Courier New" w:hAnsi="Courier New" w:cs="Courier New"/>
        </w:rPr>
        <w:t xml:space="preserve"> </w:t>
      </w:r>
      <w:r>
        <w:rPr>
          <w:rFonts w:ascii="Helvetica Neue" w:eastAsia="Helvetica Neue" w:hAnsi="Helvetica Neue" w:cs="Helvetica Neue"/>
        </w:rPr>
        <w:t>–y</w:t>
      </w:r>
      <w:r>
        <w:rPr>
          <w:rFonts w:ascii="Bookman Old Style" w:eastAsia="Bookman Old Style" w:hAnsi="Bookman Old Style" w:cs="Bookman Old Style"/>
        </w:rPr>
        <w:t xml:space="preserve"> </w:t>
      </w:r>
    </w:p>
    <w:p w14:paraId="75587EF5" w14:textId="77777777" w:rsidR="00F206DC" w:rsidRDefault="00F206DC">
      <w:pPr>
        <w:rPr>
          <w:rFonts w:ascii="Bookman Old Style" w:eastAsia="Bookman Old Style" w:hAnsi="Bookman Old Style" w:cs="Bookman Old Style"/>
        </w:rPr>
      </w:pPr>
    </w:p>
    <w:p w14:paraId="5F0B6A8C"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The above command will fetch the necessary binaries and dependencies from the external </w:t>
      </w:r>
      <w:proofErr w:type="spellStart"/>
      <w:r>
        <w:rPr>
          <w:rFonts w:ascii="Bookman Old Style" w:eastAsia="Bookman Old Style" w:hAnsi="Bookman Old Style" w:cs="Bookman Old Style"/>
        </w:rPr>
        <w:t>url</w:t>
      </w:r>
      <w:proofErr w:type="spellEnd"/>
      <w:r>
        <w:rPr>
          <w:rFonts w:ascii="Bookman Old Style" w:eastAsia="Bookman Old Style" w:hAnsi="Bookman Old Style" w:cs="Bookman Old Style"/>
        </w:rPr>
        <w:t xml:space="preserve"> and install the package. Once installation is </w:t>
      </w:r>
      <w:proofErr w:type="gramStart"/>
      <w:r>
        <w:rPr>
          <w:rFonts w:ascii="Bookman Old Style" w:eastAsia="Bookman Old Style" w:hAnsi="Bookman Old Style" w:cs="Bookman Old Style"/>
        </w:rPr>
        <w:t>successful ,</w:t>
      </w:r>
      <w:proofErr w:type="gramEnd"/>
      <w:r>
        <w:rPr>
          <w:rFonts w:ascii="Bookman Old Style" w:eastAsia="Bookman Old Style" w:hAnsi="Bookman Old Style" w:cs="Bookman Old Style"/>
        </w:rPr>
        <w:t xml:space="preserve"> you will be able to start the web server as described in section </w:t>
      </w:r>
      <w:hyperlink w:anchor="_40ew0vw">
        <w:r>
          <w:rPr>
            <w:rFonts w:ascii="Bookman Old Style" w:eastAsia="Bookman Old Style" w:hAnsi="Bookman Old Style" w:cs="Bookman Old Style"/>
            <w:color w:val="0563C1"/>
            <w:u w:val="single"/>
          </w:rPr>
          <w:t>starting a</w:t>
        </w:r>
        <w:r>
          <w:rPr>
            <w:rFonts w:ascii="Bookman Old Style" w:eastAsia="Bookman Old Style" w:hAnsi="Bookman Old Style" w:cs="Bookman Old Style"/>
            <w:color w:val="0563C1"/>
            <w:u w:val="single"/>
          </w:rPr>
          <w:t>pache web-server</w:t>
        </w:r>
      </w:hyperlink>
      <w:r>
        <w:rPr>
          <w:rFonts w:ascii="Bookman Old Style" w:eastAsia="Bookman Old Style" w:hAnsi="Bookman Old Style" w:cs="Bookman Old Style"/>
        </w:rPr>
        <w:t>.</w:t>
      </w:r>
    </w:p>
    <w:p w14:paraId="54036C47"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noProof/>
        </w:rPr>
        <w:lastRenderedPageBreak/>
        <w:drawing>
          <wp:inline distT="0" distB="0" distL="0" distR="0" wp14:anchorId="282517F9" wp14:editId="321565C1">
            <wp:extent cx="5943600" cy="3173095"/>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a:stretch>
                      <a:fillRect/>
                    </a:stretch>
                  </pic:blipFill>
                  <pic:spPr>
                    <a:xfrm>
                      <a:off x="0" y="0"/>
                      <a:ext cx="5943600" cy="3173095"/>
                    </a:xfrm>
                    <a:prstGeom prst="rect">
                      <a:avLst/>
                    </a:prstGeom>
                    <a:ln/>
                  </pic:spPr>
                </pic:pic>
              </a:graphicData>
            </a:graphic>
          </wp:inline>
        </w:drawing>
      </w:r>
    </w:p>
    <w:p w14:paraId="225DBD75"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 xml:space="preserve">If the webserver is already </w:t>
      </w:r>
      <w:proofErr w:type="gramStart"/>
      <w:r>
        <w:rPr>
          <w:rFonts w:ascii="Bookman Old Style" w:eastAsia="Bookman Old Style" w:hAnsi="Bookman Old Style" w:cs="Bookman Old Style"/>
        </w:rPr>
        <w:t>installed ,</w:t>
      </w:r>
      <w:proofErr w:type="gramEnd"/>
      <w:r>
        <w:rPr>
          <w:rFonts w:ascii="Bookman Old Style" w:eastAsia="Bookman Old Style" w:hAnsi="Bookman Old Style" w:cs="Bookman Old Style"/>
        </w:rPr>
        <w:t xml:space="preserve"> chose to update using below command:</w:t>
      </w:r>
    </w:p>
    <w:p w14:paraId="0139E6EF" w14:textId="77777777" w:rsidR="00F206DC" w:rsidRDefault="009D2490">
      <w:pPr>
        <w:ind w:left="720"/>
        <w:rPr>
          <w:rFonts w:ascii="Courier New" w:eastAsia="Courier New" w:hAnsi="Courier New" w:cs="Courier New"/>
        </w:rPr>
      </w:pPr>
      <w:r>
        <w:rPr>
          <w:rFonts w:ascii="Bookman Old Style" w:eastAsia="Bookman Old Style" w:hAnsi="Bookman Old Style" w:cs="Bookman Old Style"/>
        </w:rPr>
        <w:t xml:space="preserve">&gt; </w:t>
      </w:r>
      <w:r>
        <w:rPr>
          <w:rFonts w:ascii="Courier New" w:eastAsia="Courier New" w:hAnsi="Courier New" w:cs="Courier New"/>
        </w:rPr>
        <w:t xml:space="preserve">yum update </w:t>
      </w:r>
      <w:proofErr w:type="spellStart"/>
      <w:r>
        <w:rPr>
          <w:rFonts w:ascii="Courier New" w:eastAsia="Courier New" w:hAnsi="Courier New" w:cs="Courier New"/>
        </w:rPr>
        <w:t>httpd</w:t>
      </w:r>
      <w:proofErr w:type="spellEnd"/>
    </w:p>
    <w:p w14:paraId="255CFF7F" w14:textId="77777777" w:rsidR="00F206DC" w:rsidRDefault="00F206DC">
      <w:pPr>
        <w:ind w:left="720"/>
        <w:rPr>
          <w:rFonts w:ascii="Bookman Old Style" w:eastAsia="Bookman Old Style" w:hAnsi="Bookman Old Style" w:cs="Bookman Old Style"/>
        </w:rPr>
      </w:pPr>
    </w:p>
    <w:p w14:paraId="7BC2661A" w14:textId="77777777" w:rsidR="00F206DC" w:rsidRDefault="009D2490">
      <w:pPr>
        <w:rPr>
          <w:rFonts w:ascii="Bookman Old Style" w:eastAsia="Bookman Old Style" w:hAnsi="Bookman Old Style" w:cs="Bookman Old Style"/>
        </w:rPr>
      </w:pPr>
      <w:r>
        <w:rPr>
          <w:rFonts w:ascii="Bookman Old Style" w:eastAsia="Bookman Old Style" w:hAnsi="Bookman Old Style" w:cs="Bookman Old Style"/>
        </w:rPr>
        <w:t>After that you can start the webserver as mentioned in Step A under Starting webserver section.</w:t>
      </w:r>
    </w:p>
    <w:p w14:paraId="6BD3FD46" w14:textId="77777777" w:rsidR="00F206DC" w:rsidRDefault="00F206DC">
      <w:pPr>
        <w:rPr>
          <w:rFonts w:ascii="Bookman Old Style" w:eastAsia="Bookman Old Style" w:hAnsi="Bookman Old Style" w:cs="Bookman Old Style"/>
        </w:rPr>
      </w:pPr>
    </w:p>
    <w:p w14:paraId="3EA85865" w14:textId="77777777" w:rsidR="00F206DC" w:rsidRDefault="00F206DC">
      <w:pPr>
        <w:rPr>
          <w:rFonts w:ascii="Bookman Old Style" w:eastAsia="Bookman Old Style" w:hAnsi="Bookman Old Style" w:cs="Bookman Old Style"/>
        </w:rPr>
      </w:pPr>
    </w:p>
    <w:p w14:paraId="5B53FF2B" w14:textId="77777777" w:rsidR="00F206DC" w:rsidRDefault="009D2490">
      <w:pPr>
        <w:pStyle w:val="Heading2"/>
        <w:rPr>
          <w:rFonts w:ascii="Bookman Old Style" w:eastAsia="Bookman Old Style" w:hAnsi="Bookman Old Style" w:cs="Bookman Old Style"/>
        </w:rPr>
      </w:pPr>
      <w:bookmarkStart w:id="239" w:name="_1gf8i83" w:colFirst="0" w:colLast="0"/>
      <w:bookmarkEnd w:id="239"/>
      <w:r>
        <w:rPr>
          <w:rFonts w:ascii="Bookman Old Style" w:eastAsia="Bookman Old Style" w:hAnsi="Bookman Old Style" w:cs="Bookman Old Style"/>
        </w:rPr>
        <w:t>Starting a Apache http web-server:</w:t>
      </w:r>
    </w:p>
    <w:p w14:paraId="407104B7" w14:textId="77777777" w:rsidR="00F206DC" w:rsidRDefault="00F206DC">
      <w:pPr>
        <w:rPr>
          <w:rFonts w:ascii="Bookman Old Style" w:eastAsia="Bookman Old Style" w:hAnsi="Bookman Old Style" w:cs="Bookman Old Style"/>
        </w:rPr>
      </w:pPr>
    </w:p>
    <w:p w14:paraId="4ACEB021" w14:textId="77777777" w:rsidR="00F206DC" w:rsidRDefault="009D2490">
      <w:pPr>
        <w:numPr>
          <w:ilvl w:val="0"/>
          <w:numId w:val="5"/>
        </w:numPr>
        <w:contextualSpacing/>
        <w:rPr>
          <w:rFonts w:ascii="Bookman Old Style" w:eastAsia="Bookman Old Style" w:hAnsi="Bookman Old Style" w:cs="Bookman Old Style"/>
        </w:rPr>
      </w:pPr>
      <w:r>
        <w:rPr>
          <w:rFonts w:ascii="Bookman Old Style" w:eastAsia="Bookman Old Style" w:hAnsi="Bookman Old Style" w:cs="Bookman Old Style"/>
        </w:rPr>
        <w:t xml:space="preserve">Log on to </w:t>
      </w:r>
      <w:proofErr w:type="gramStart"/>
      <w:r>
        <w:rPr>
          <w:rFonts w:ascii="Bookman Old Style" w:eastAsia="Bookman Old Style" w:hAnsi="Bookman Old Style" w:cs="Bookman Old Style"/>
        </w:rPr>
        <w:t>server ,</w:t>
      </w:r>
      <w:proofErr w:type="gramEnd"/>
      <w:r>
        <w:rPr>
          <w:rFonts w:ascii="Bookman Old Style" w:eastAsia="Bookman Old Style" w:hAnsi="Bookman Old Style" w:cs="Bookman Old Style"/>
        </w:rPr>
        <w:t xml:space="preserve"> &amp; start web-server</w:t>
      </w:r>
    </w:p>
    <w:p w14:paraId="7647BF0C" w14:textId="77777777" w:rsidR="00F206DC" w:rsidRDefault="009D2490">
      <w:pPr>
        <w:ind w:left="720"/>
        <w:rPr>
          <w:rFonts w:ascii="Bookman Old Style" w:eastAsia="Bookman Old Style" w:hAnsi="Bookman Old Style" w:cs="Bookman Old Style"/>
        </w:rPr>
      </w:pPr>
      <w:r>
        <w:rPr>
          <w:rFonts w:ascii="Bookman Old Style" w:eastAsia="Bookman Old Style" w:hAnsi="Bookman Old Style" w:cs="Bookman Old Style"/>
        </w:rPr>
        <w:t xml:space="preserve">&gt; service </w:t>
      </w:r>
      <w:proofErr w:type="spellStart"/>
      <w:r>
        <w:rPr>
          <w:rFonts w:ascii="Bookman Old Style" w:eastAsia="Bookman Old Style" w:hAnsi="Bookman Old Style" w:cs="Bookman Old Style"/>
        </w:rPr>
        <w:t>httpd</w:t>
      </w:r>
      <w:proofErr w:type="spellEnd"/>
      <w:r>
        <w:rPr>
          <w:rFonts w:ascii="Bookman Old Style" w:eastAsia="Bookman Old Style" w:hAnsi="Bookman Old Style" w:cs="Bookman Old Style"/>
        </w:rPr>
        <w:t xml:space="preserve"> start </w:t>
      </w:r>
    </w:p>
    <w:p w14:paraId="39792021" w14:textId="77777777" w:rsidR="00F206DC" w:rsidRDefault="00F206DC">
      <w:pPr>
        <w:ind w:left="720"/>
        <w:rPr>
          <w:rFonts w:ascii="Bookman Old Style" w:eastAsia="Bookman Old Style" w:hAnsi="Bookman Old Style" w:cs="Bookman Old Style"/>
        </w:rPr>
      </w:pPr>
    </w:p>
    <w:p w14:paraId="76D253B3" w14:textId="77777777" w:rsidR="00F206DC" w:rsidRDefault="009D2490">
      <w:pPr>
        <w:pStyle w:val="Heading1"/>
        <w:numPr>
          <w:ilvl w:val="0"/>
          <w:numId w:val="9"/>
        </w:numPr>
        <w:spacing w:after="200" w:line="276" w:lineRule="auto"/>
        <w:jc w:val="both"/>
        <w:rPr>
          <w:del w:id="240" w:author="Microsoft Office User" w:date="2017-11-10T16:08:00Z"/>
          <w:rFonts w:ascii="Bookman Old Style" w:eastAsia="Bookman Old Style" w:hAnsi="Bookman Old Style" w:cs="Bookman Old Style"/>
        </w:rPr>
      </w:pPr>
      <w:del w:id="241" w:author="Microsoft Office User" w:date="2017-11-10T16:08:00Z">
        <w:r>
          <w:delText>Temporary Network re-architecture around 1G compatible TOR</w:delText>
        </w:r>
      </w:del>
    </w:p>
    <w:p w14:paraId="7DE1DF54" w14:textId="77777777" w:rsidR="00F206DC" w:rsidRDefault="00F206DC">
      <w:pPr>
        <w:ind w:left="720"/>
        <w:rPr>
          <w:del w:id="242" w:author="Microsoft Office User" w:date="2017-11-10T16:08:00Z"/>
          <w:rFonts w:ascii="Bookman Old Style" w:eastAsia="Bookman Old Style" w:hAnsi="Bookman Old Style" w:cs="Bookman Old Style"/>
        </w:rPr>
      </w:pPr>
    </w:p>
    <w:p w14:paraId="5D418988" w14:textId="77777777" w:rsidR="00F206DC" w:rsidRDefault="009D2490">
      <w:pPr>
        <w:rPr>
          <w:del w:id="243" w:author="Microsoft Office User" w:date="2017-11-10T16:08:00Z"/>
          <w:rFonts w:ascii="Bookman Old Style" w:eastAsia="Bookman Old Style" w:hAnsi="Bookman Old Style" w:cs="Bookman Old Style"/>
        </w:rPr>
      </w:pPr>
      <w:del w:id="244" w:author="Microsoft Office User" w:date="2017-11-10T16:08:00Z">
        <w:r>
          <w:rPr>
            <w:rFonts w:ascii="Bookman Old Style" w:eastAsia="Bookman Old Style" w:hAnsi="Bookman Old Style" w:cs="Bookman Old Style"/>
          </w:rPr>
          <w:delText>Since there is a delay in procuring the compatible TOR for 10G network interface . For now hadoop and datalake implementation will pro</w:delText>
        </w:r>
        <w:r>
          <w:rPr>
            <w:rFonts w:ascii="Bookman Old Style" w:eastAsia="Bookman Old Style" w:hAnsi="Bookman Old Style" w:cs="Bookman Old Style"/>
          </w:rPr>
          <w:delText>ceed. Once the switch is procured , network will be upgraded to fiber . Below noted points need to be taken care .</w:delText>
        </w:r>
      </w:del>
    </w:p>
    <w:p w14:paraId="36461587" w14:textId="77777777" w:rsidR="00F206DC" w:rsidRDefault="00F206DC">
      <w:pPr>
        <w:rPr>
          <w:del w:id="245" w:author="Microsoft Office User" w:date="2017-11-10T16:08:00Z"/>
          <w:rFonts w:ascii="Bookman Old Style" w:eastAsia="Bookman Old Style" w:hAnsi="Bookman Old Style" w:cs="Bookman Old Style"/>
          <w:smallCaps/>
          <w:sz w:val="32"/>
          <w:szCs w:val="32"/>
        </w:rPr>
      </w:pPr>
    </w:p>
    <w:p w14:paraId="39B49DD5" w14:textId="77777777" w:rsidR="00F206DC" w:rsidRDefault="009D2490">
      <w:pPr>
        <w:rPr>
          <w:del w:id="246" w:author="Microsoft Office User" w:date="2017-11-10T16:08:00Z"/>
        </w:rPr>
      </w:pPr>
      <w:del w:id="247" w:author="Microsoft Office User" w:date="2017-11-10T16:08:00Z">
        <w:r>
          <w:rPr>
            <w:noProof/>
          </w:rPr>
          <w:drawing>
            <wp:inline distT="0" distB="0" distL="0" distR="0" wp14:anchorId="79ED5CB9" wp14:editId="220B2D94">
              <wp:extent cx="5943600" cy="6080760"/>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5943600" cy="6080760"/>
                      </a:xfrm>
                      <a:prstGeom prst="rect">
                        <a:avLst/>
                      </a:prstGeom>
                      <a:ln/>
                    </pic:spPr>
                  </pic:pic>
                </a:graphicData>
              </a:graphic>
            </wp:inline>
          </w:drawing>
        </w:r>
      </w:del>
    </w:p>
    <w:p w14:paraId="6117BA49" w14:textId="77777777" w:rsidR="00F206DC" w:rsidRDefault="00F206DC">
      <w:pPr>
        <w:rPr>
          <w:del w:id="248" w:author="Microsoft Office User" w:date="2017-11-10T16:08:00Z"/>
        </w:rPr>
      </w:pPr>
    </w:p>
    <w:p w14:paraId="66526E6A" w14:textId="77777777" w:rsidR="00F206DC" w:rsidRDefault="009D2490">
      <w:pPr>
        <w:rPr>
          <w:del w:id="249" w:author="Microsoft Office User" w:date="2017-11-10T16:08:00Z"/>
        </w:rPr>
      </w:pPr>
      <w:del w:id="250" w:author="Microsoft Office User" w:date="2017-11-10T16:08:00Z">
        <w:r>
          <w:delText>Implication of the network upgrade :</w:delText>
        </w:r>
      </w:del>
    </w:p>
    <w:p w14:paraId="0362C7EE" w14:textId="77777777" w:rsidR="00F206DC" w:rsidRDefault="009D2490">
      <w:pPr>
        <w:numPr>
          <w:ilvl w:val="0"/>
          <w:numId w:val="28"/>
        </w:numPr>
        <w:rPr>
          <w:del w:id="251" w:author="Microsoft Office User" w:date="2017-11-10T16:08:00Z"/>
        </w:rPr>
      </w:pPr>
      <w:del w:id="252" w:author="Microsoft Office User" w:date="2017-11-10T16:08:00Z">
        <w:r>
          <w:delText xml:space="preserve">Change from copper to fiber would mean change in use of available NICs, which could imply change in IP address . </w:delText>
        </w:r>
      </w:del>
    </w:p>
    <w:p w14:paraId="7F9CACC1" w14:textId="77777777" w:rsidR="00F206DC" w:rsidRDefault="009D2490">
      <w:pPr>
        <w:numPr>
          <w:ilvl w:val="0"/>
          <w:numId w:val="28"/>
        </w:numPr>
        <w:rPr>
          <w:del w:id="253" w:author="Microsoft Office User" w:date="2017-11-10T16:08:00Z"/>
        </w:rPr>
      </w:pPr>
      <w:del w:id="254" w:author="Microsoft Office User" w:date="2017-11-10T16:08:00Z">
        <w:r>
          <w:delText xml:space="preserve">Hadoop downtime would be required and reconfiguring the OS cluster IPs will be required . </w:delText>
        </w:r>
      </w:del>
    </w:p>
    <w:p w14:paraId="389C6A44" w14:textId="77777777" w:rsidR="00F206DC" w:rsidRDefault="00F206DC">
      <w:pPr>
        <w:rPr>
          <w:del w:id="255" w:author="Microsoft Office User" w:date="2017-11-10T16:08:00Z"/>
        </w:rPr>
      </w:pPr>
    </w:p>
    <w:p w14:paraId="63A579CF" w14:textId="77777777" w:rsidR="00F206DC" w:rsidRDefault="009D2490">
      <w:pPr>
        <w:rPr>
          <w:del w:id="256" w:author="Microsoft Office User" w:date="2017-11-10T16:08:00Z"/>
        </w:rPr>
      </w:pPr>
      <w:del w:id="257" w:author="Microsoft Office User" w:date="2017-11-10T16:08:00Z">
        <w:r>
          <w:delText>Recommendation to avoid any adverse impact to cluster:</w:delText>
        </w:r>
      </w:del>
    </w:p>
    <w:p w14:paraId="5E3EE27F" w14:textId="77777777" w:rsidR="00F206DC" w:rsidRDefault="00F206DC">
      <w:pPr>
        <w:rPr>
          <w:del w:id="258" w:author="Microsoft Office User" w:date="2017-11-10T16:08:00Z"/>
        </w:rPr>
      </w:pPr>
    </w:p>
    <w:p w14:paraId="2D841C59" w14:textId="77777777" w:rsidR="00F206DC" w:rsidRDefault="009D2490">
      <w:pPr>
        <w:numPr>
          <w:ilvl w:val="0"/>
          <w:numId w:val="30"/>
        </w:numPr>
        <w:contextualSpacing/>
        <w:rPr>
          <w:del w:id="259" w:author="Microsoft Office User" w:date="2017-11-10T16:08:00Z"/>
        </w:rPr>
      </w:pPr>
      <w:del w:id="260" w:author="Microsoft Office User" w:date="2017-11-10T16:08:00Z">
        <w:r>
          <w:delText>Network team to make sure , same IP</w:delText>
        </w:r>
        <w:r>
          <w:rPr>
            <w:rFonts w:ascii="Helvetica Neue" w:eastAsia="Helvetica Neue" w:hAnsi="Helvetica Neue" w:cs="Helvetica Neue"/>
          </w:rPr>
          <w:delText>’s are assigned to the servers .</w:delText>
        </w:r>
      </w:del>
    </w:p>
    <w:p w14:paraId="40403FA0" w14:textId="77777777" w:rsidR="00F206DC" w:rsidRDefault="009D2490">
      <w:pPr>
        <w:numPr>
          <w:ilvl w:val="0"/>
          <w:numId w:val="30"/>
        </w:numPr>
        <w:contextualSpacing/>
        <w:rPr>
          <w:del w:id="261" w:author="Microsoft Office User" w:date="2017-11-10T16:08:00Z"/>
        </w:rPr>
      </w:pPr>
      <w:del w:id="262" w:author="Microsoft Office User" w:date="2017-11-10T16:08:00Z">
        <w:r>
          <w:delText xml:space="preserve">DNS entries should made sure are accurate. </w:delText>
        </w:r>
      </w:del>
    </w:p>
    <w:p w14:paraId="7BD5A6ED" w14:textId="77777777" w:rsidR="00F206DC" w:rsidRDefault="00F206DC"/>
    <w:sectPr w:rsidR="00F206DC">
      <w:headerReference w:type="default" r:id="rId63"/>
      <w:footerReference w:type="default" r:id="rId64"/>
      <w:pgSz w:w="12240" w:h="15840"/>
      <w:pgMar w:top="1440" w:right="1440" w:bottom="1440" w:left="1440" w:header="360" w:footer="720" w:gutter="0"/>
      <w:pgNumType w:start="1"/>
      <w:cols w:space="720"/>
      <w:titlePg/>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Sandra Milena Cardona Gil" w:date="2017-11-01T10:24:00Z" w:initials="">
    <w:p w14:paraId="21E050B9" w14:textId="77777777" w:rsidR="00F206DC" w:rsidRDefault="009D2490">
      <w:pPr>
        <w:widowControl w:val="0"/>
        <w:rPr>
          <w:rFonts w:ascii="Arial" w:eastAsia="Arial" w:hAnsi="Arial" w:cs="Arial"/>
          <w:sz w:val="22"/>
          <w:szCs w:val="22"/>
        </w:rPr>
      </w:pPr>
      <w:r>
        <w:rPr>
          <w:rFonts w:ascii="Arial" w:eastAsia="Arial" w:hAnsi="Arial" w:cs="Arial"/>
          <w:sz w:val="22"/>
          <w:szCs w:val="22"/>
        </w:rPr>
        <w:t>The archi</w:t>
      </w:r>
      <w:r>
        <w:rPr>
          <w:rFonts w:ascii="Arial" w:eastAsia="Arial" w:hAnsi="Arial" w:cs="Arial"/>
          <w:sz w:val="22"/>
          <w:szCs w:val="22"/>
        </w:rPr>
        <w:t xml:space="preserve">tecture of Colombia must be indicated with the real IP addresses. I attached the map with the real architecture of </w:t>
      </w:r>
      <w:proofErr w:type="spellStart"/>
      <w:r>
        <w:rPr>
          <w:rFonts w:ascii="Arial" w:eastAsia="Arial" w:hAnsi="Arial" w:cs="Arial"/>
          <w:sz w:val="22"/>
          <w:szCs w:val="22"/>
        </w:rPr>
        <w:t>TigoColombia</w:t>
      </w:r>
      <w:proofErr w:type="spellEnd"/>
      <w:r>
        <w:rPr>
          <w:rFonts w:ascii="Arial" w:eastAsia="Arial" w:hAnsi="Arial" w:cs="Arial"/>
          <w:sz w:val="22"/>
          <w:szCs w:val="22"/>
        </w:rPr>
        <w:t>. It must be corrected from this.</w:t>
      </w:r>
    </w:p>
  </w:comment>
  <w:comment w:id="7" w:author="Microsoft Office User" w:date="2017-11-10T15:12:00Z" w:initials="">
    <w:p w14:paraId="35858766"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 w:id="8" w:author="Microsoft Office User" w:date="2017-11-10T15:43:00Z" w:initials="">
    <w:p w14:paraId="5EA824C0"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 w:id="9" w:author="Microsoft Office User" w:date="2017-11-10T15:43:00Z" w:initials="">
    <w:p w14:paraId="7396CBA3" w14:textId="77777777" w:rsidR="00F206DC" w:rsidRDefault="009D2490">
      <w:pPr>
        <w:widowControl w:val="0"/>
        <w:rPr>
          <w:rFonts w:ascii="Arial" w:eastAsia="Arial" w:hAnsi="Arial" w:cs="Arial"/>
          <w:sz w:val="22"/>
          <w:szCs w:val="22"/>
        </w:rPr>
      </w:pPr>
      <w:r>
        <w:rPr>
          <w:rFonts w:ascii="Arial" w:eastAsia="Arial" w:hAnsi="Arial" w:cs="Arial"/>
          <w:sz w:val="22"/>
          <w:szCs w:val="22"/>
        </w:rPr>
        <w:t>Made a comment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E050B9" w15:done="0"/>
  <w15:commentEx w15:paraId="35858766" w15:done="0"/>
  <w15:commentEx w15:paraId="5EA824C0" w15:done="0"/>
  <w15:commentEx w15:paraId="7396CBA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B3625" w14:textId="77777777" w:rsidR="009D2490" w:rsidRDefault="009D2490">
      <w:r>
        <w:separator/>
      </w:r>
    </w:p>
  </w:endnote>
  <w:endnote w:type="continuationSeparator" w:id="0">
    <w:p w14:paraId="736ADD30" w14:textId="77777777" w:rsidR="009D2490" w:rsidRDefault="009D2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Hp simplified">
    <w:altName w:val="Times New Roman"/>
    <w:charset w:val="00"/>
    <w:family w:val="auto"/>
    <w:pitch w:val="default"/>
  </w:font>
  <w:font w:name="Roboto">
    <w:altName w:val="Times New Roman"/>
    <w:charset w:val="00"/>
    <w:family w:val="auto"/>
    <w:pitch w:val="default"/>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1E49A" w14:textId="77777777" w:rsidR="00F206DC" w:rsidRDefault="009D2490">
    <w:pPr>
      <w:jc w:val="right"/>
    </w:pPr>
    <w:r>
      <w:fldChar w:fldCharType="begin"/>
    </w:r>
    <w:r>
      <w:instrText>PAGE</w:instrText>
    </w:r>
    <w:r w:rsidR="004C1B30">
      <w:fldChar w:fldCharType="separate"/>
    </w:r>
    <w:r w:rsidR="00B15C8C">
      <w:rPr>
        <w:noProof/>
      </w:rPr>
      <w:t>3</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69F61B" w14:textId="77777777" w:rsidR="009D2490" w:rsidRDefault="009D2490">
      <w:r>
        <w:separator/>
      </w:r>
    </w:p>
  </w:footnote>
  <w:footnote w:type="continuationSeparator" w:id="0">
    <w:p w14:paraId="21FF87A2" w14:textId="77777777" w:rsidR="009D2490" w:rsidRDefault="009D249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27676" w14:textId="77777777" w:rsidR="00F206DC" w:rsidRDefault="00F206DC">
    <w:pPr>
      <w:tabs>
        <w:tab w:val="center" w:pos="468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427C8"/>
    <w:multiLevelType w:val="multilevel"/>
    <w:tmpl w:val="CC22CB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3BA2174"/>
    <w:multiLevelType w:val="multilevel"/>
    <w:tmpl w:val="2C88B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723797E"/>
    <w:multiLevelType w:val="multilevel"/>
    <w:tmpl w:val="2DAA51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861165D"/>
    <w:multiLevelType w:val="multilevel"/>
    <w:tmpl w:val="57500DC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
    <w:nsid w:val="08F853F6"/>
    <w:multiLevelType w:val="multilevel"/>
    <w:tmpl w:val="AE5446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6C4476"/>
    <w:multiLevelType w:val="multilevel"/>
    <w:tmpl w:val="6696FC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665C90"/>
    <w:multiLevelType w:val="multilevel"/>
    <w:tmpl w:val="80E43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7">
    <w:nsid w:val="1116210A"/>
    <w:multiLevelType w:val="multilevel"/>
    <w:tmpl w:val="6EF299E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8">
    <w:nsid w:val="16C37D8F"/>
    <w:multiLevelType w:val="multilevel"/>
    <w:tmpl w:val="57D61A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6EA5374"/>
    <w:multiLevelType w:val="multilevel"/>
    <w:tmpl w:val="97B0C4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nsid w:val="17112F3B"/>
    <w:multiLevelType w:val="hybridMultilevel"/>
    <w:tmpl w:val="5EA4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8A445B"/>
    <w:multiLevelType w:val="multilevel"/>
    <w:tmpl w:val="4E28E776"/>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nsid w:val="207431C5"/>
    <w:multiLevelType w:val="multilevel"/>
    <w:tmpl w:val="18724BD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3">
    <w:nsid w:val="20F45B2D"/>
    <w:multiLevelType w:val="multilevel"/>
    <w:tmpl w:val="3A6ED87A"/>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4">
    <w:nsid w:val="21E04378"/>
    <w:multiLevelType w:val="multilevel"/>
    <w:tmpl w:val="2C38E96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5">
    <w:nsid w:val="2D3C1947"/>
    <w:multiLevelType w:val="multilevel"/>
    <w:tmpl w:val="D8446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0A42FBF"/>
    <w:multiLevelType w:val="multilevel"/>
    <w:tmpl w:val="D1702B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6940D14"/>
    <w:multiLevelType w:val="multilevel"/>
    <w:tmpl w:val="F3F23DA4"/>
    <w:lvl w:ilvl="0">
      <w:start w:val="4"/>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3A476B84"/>
    <w:multiLevelType w:val="multilevel"/>
    <w:tmpl w:val="E898A58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9">
    <w:nsid w:val="3FD2106F"/>
    <w:multiLevelType w:val="multilevel"/>
    <w:tmpl w:val="3CC6ED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nsid w:val="42E3514F"/>
    <w:multiLevelType w:val="multilevel"/>
    <w:tmpl w:val="FFDEA2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nsid w:val="47BC370C"/>
    <w:multiLevelType w:val="hybridMultilevel"/>
    <w:tmpl w:val="1C74E41C"/>
    <w:lvl w:ilvl="0" w:tplc="04090001">
      <w:start w:val="1"/>
      <w:numFmt w:val="bullet"/>
      <w:lvlText w:val=""/>
      <w:lvlJc w:val="left"/>
      <w:pPr>
        <w:ind w:left="1258" w:hanging="360"/>
      </w:pPr>
      <w:rPr>
        <w:rFonts w:ascii="Symbol" w:hAnsi="Symbol" w:hint="default"/>
      </w:rPr>
    </w:lvl>
    <w:lvl w:ilvl="1" w:tplc="04090003" w:tentative="1">
      <w:start w:val="1"/>
      <w:numFmt w:val="bullet"/>
      <w:lvlText w:val="o"/>
      <w:lvlJc w:val="left"/>
      <w:pPr>
        <w:ind w:left="1978" w:hanging="360"/>
      </w:pPr>
      <w:rPr>
        <w:rFonts w:ascii="Courier New" w:hAnsi="Courier New" w:cs="Courier New" w:hint="default"/>
      </w:rPr>
    </w:lvl>
    <w:lvl w:ilvl="2" w:tplc="04090005" w:tentative="1">
      <w:start w:val="1"/>
      <w:numFmt w:val="bullet"/>
      <w:lvlText w:val=""/>
      <w:lvlJc w:val="left"/>
      <w:pPr>
        <w:ind w:left="2698" w:hanging="360"/>
      </w:pPr>
      <w:rPr>
        <w:rFonts w:ascii="Wingdings" w:hAnsi="Wingdings" w:hint="default"/>
      </w:rPr>
    </w:lvl>
    <w:lvl w:ilvl="3" w:tplc="04090001" w:tentative="1">
      <w:start w:val="1"/>
      <w:numFmt w:val="bullet"/>
      <w:lvlText w:val=""/>
      <w:lvlJc w:val="left"/>
      <w:pPr>
        <w:ind w:left="3418" w:hanging="360"/>
      </w:pPr>
      <w:rPr>
        <w:rFonts w:ascii="Symbol" w:hAnsi="Symbol" w:hint="default"/>
      </w:rPr>
    </w:lvl>
    <w:lvl w:ilvl="4" w:tplc="04090003" w:tentative="1">
      <w:start w:val="1"/>
      <w:numFmt w:val="bullet"/>
      <w:lvlText w:val="o"/>
      <w:lvlJc w:val="left"/>
      <w:pPr>
        <w:ind w:left="4138" w:hanging="360"/>
      </w:pPr>
      <w:rPr>
        <w:rFonts w:ascii="Courier New" w:hAnsi="Courier New" w:cs="Courier New" w:hint="default"/>
      </w:rPr>
    </w:lvl>
    <w:lvl w:ilvl="5" w:tplc="04090005" w:tentative="1">
      <w:start w:val="1"/>
      <w:numFmt w:val="bullet"/>
      <w:lvlText w:val=""/>
      <w:lvlJc w:val="left"/>
      <w:pPr>
        <w:ind w:left="4858" w:hanging="360"/>
      </w:pPr>
      <w:rPr>
        <w:rFonts w:ascii="Wingdings" w:hAnsi="Wingdings" w:hint="default"/>
      </w:rPr>
    </w:lvl>
    <w:lvl w:ilvl="6" w:tplc="04090001" w:tentative="1">
      <w:start w:val="1"/>
      <w:numFmt w:val="bullet"/>
      <w:lvlText w:val=""/>
      <w:lvlJc w:val="left"/>
      <w:pPr>
        <w:ind w:left="5578" w:hanging="360"/>
      </w:pPr>
      <w:rPr>
        <w:rFonts w:ascii="Symbol" w:hAnsi="Symbol" w:hint="default"/>
      </w:rPr>
    </w:lvl>
    <w:lvl w:ilvl="7" w:tplc="04090003" w:tentative="1">
      <w:start w:val="1"/>
      <w:numFmt w:val="bullet"/>
      <w:lvlText w:val="o"/>
      <w:lvlJc w:val="left"/>
      <w:pPr>
        <w:ind w:left="6298" w:hanging="360"/>
      </w:pPr>
      <w:rPr>
        <w:rFonts w:ascii="Courier New" w:hAnsi="Courier New" w:cs="Courier New" w:hint="default"/>
      </w:rPr>
    </w:lvl>
    <w:lvl w:ilvl="8" w:tplc="04090005" w:tentative="1">
      <w:start w:val="1"/>
      <w:numFmt w:val="bullet"/>
      <w:lvlText w:val=""/>
      <w:lvlJc w:val="left"/>
      <w:pPr>
        <w:ind w:left="7018" w:hanging="360"/>
      </w:pPr>
      <w:rPr>
        <w:rFonts w:ascii="Wingdings" w:hAnsi="Wingdings" w:hint="default"/>
      </w:rPr>
    </w:lvl>
  </w:abstractNum>
  <w:abstractNum w:abstractNumId="22">
    <w:nsid w:val="49CF4A96"/>
    <w:multiLevelType w:val="multilevel"/>
    <w:tmpl w:val="361AEF6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3">
    <w:nsid w:val="4A59727B"/>
    <w:multiLevelType w:val="multilevel"/>
    <w:tmpl w:val="67464B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FA95111"/>
    <w:multiLevelType w:val="multilevel"/>
    <w:tmpl w:val="88BC310C"/>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5">
    <w:nsid w:val="58446C61"/>
    <w:multiLevelType w:val="multilevel"/>
    <w:tmpl w:val="2ED643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nsid w:val="5CDB129D"/>
    <w:multiLevelType w:val="multilevel"/>
    <w:tmpl w:val="9BFCAB10"/>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7">
    <w:nsid w:val="5E2D2C1E"/>
    <w:multiLevelType w:val="multilevel"/>
    <w:tmpl w:val="46FA32A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nsid w:val="61CE67C9"/>
    <w:multiLevelType w:val="multilevel"/>
    <w:tmpl w:val="C786D1D6"/>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29">
    <w:nsid w:val="69C57773"/>
    <w:multiLevelType w:val="multilevel"/>
    <w:tmpl w:val="8D4ABCC8"/>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0">
    <w:nsid w:val="71CB4F8B"/>
    <w:multiLevelType w:val="multilevel"/>
    <w:tmpl w:val="75DE687E"/>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nsid w:val="72C7191C"/>
    <w:multiLevelType w:val="multilevel"/>
    <w:tmpl w:val="0456B8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2FD359D"/>
    <w:multiLevelType w:val="multilevel"/>
    <w:tmpl w:val="E716E3A4"/>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3">
    <w:nsid w:val="7F623959"/>
    <w:multiLevelType w:val="multilevel"/>
    <w:tmpl w:val="8B20C3B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5"/>
  </w:num>
  <w:num w:numId="2">
    <w:abstractNumId w:val="1"/>
  </w:num>
  <w:num w:numId="3">
    <w:abstractNumId w:val="3"/>
  </w:num>
  <w:num w:numId="4">
    <w:abstractNumId w:val="8"/>
  </w:num>
  <w:num w:numId="5">
    <w:abstractNumId w:val="18"/>
  </w:num>
  <w:num w:numId="6">
    <w:abstractNumId w:val="19"/>
  </w:num>
  <w:num w:numId="7">
    <w:abstractNumId w:val="4"/>
  </w:num>
  <w:num w:numId="8">
    <w:abstractNumId w:val="0"/>
  </w:num>
  <w:num w:numId="9">
    <w:abstractNumId w:val="9"/>
  </w:num>
  <w:num w:numId="10">
    <w:abstractNumId w:val="25"/>
  </w:num>
  <w:num w:numId="11">
    <w:abstractNumId w:val="27"/>
  </w:num>
  <w:num w:numId="12">
    <w:abstractNumId w:val="20"/>
  </w:num>
  <w:num w:numId="13">
    <w:abstractNumId w:val="17"/>
  </w:num>
  <w:num w:numId="14">
    <w:abstractNumId w:val="2"/>
  </w:num>
  <w:num w:numId="15">
    <w:abstractNumId w:val="23"/>
  </w:num>
  <w:num w:numId="16">
    <w:abstractNumId w:val="16"/>
  </w:num>
  <w:num w:numId="17">
    <w:abstractNumId w:val="31"/>
  </w:num>
  <w:num w:numId="18">
    <w:abstractNumId w:val="22"/>
  </w:num>
  <w:num w:numId="19">
    <w:abstractNumId w:val="28"/>
  </w:num>
  <w:num w:numId="20">
    <w:abstractNumId w:val="24"/>
  </w:num>
  <w:num w:numId="21">
    <w:abstractNumId w:val="30"/>
  </w:num>
  <w:num w:numId="22">
    <w:abstractNumId w:val="13"/>
  </w:num>
  <w:num w:numId="23">
    <w:abstractNumId w:val="12"/>
  </w:num>
  <w:num w:numId="24">
    <w:abstractNumId w:val="7"/>
  </w:num>
  <w:num w:numId="25">
    <w:abstractNumId w:val="6"/>
  </w:num>
  <w:num w:numId="26">
    <w:abstractNumId w:val="32"/>
  </w:num>
  <w:num w:numId="27">
    <w:abstractNumId w:val="26"/>
  </w:num>
  <w:num w:numId="28">
    <w:abstractNumId w:val="33"/>
  </w:num>
  <w:num w:numId="29">
    <w:abstractNumId w:val="11"/>
  </w:num>
  <w:num w:numId="30">
    <w:abstractNumId w:val="5"/>
  </w:num>
  <w:num w:numId="31">
    <w:abstractNumId w:val="14"/>
  </w:num>
  <w:num w:numId="32">
    <w:abstractNumId w:val="29"/>
  </w:num>
  <w:num w:numId="33">
    <w:abstractNumId w:val="2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206DC"/>
    <w:rsid w:val="004C1B30"/>
    <w:rsid w:val="009D2490"/>
    <w:rsid w:val="00B15C8C"/>
    <w:rsid w:val="00F206D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A363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spacing w:before="300" w:after="40"/>
      <w:outlineLvl w:val="0"/>
    </w:pPr>
    <w:rPr>
      <w:smallCaps/>
      <w:sz w:val="32"/>
      <w:szCs w:val="32"/>
    </w:rPr>
  </w:style>
  <w:style w:type="paragraph" w:styleId="Heading2">
    <w:name w:val="heading 2"/>
    <w:basedOn w:val="Normal"/>
    <w:next w:val="Normal"/>
    <w:pPr>
      <w:spacing w:before="240" w:after="80"/>
      <w:outlineLvl w:val="1"/>
    </w:pPr>
    <w:rPr>
      <w:smallCaps/>
      <w:sz w:val="28"/>
      <w:szCs w:val="28"/>
    </w:rPr>
  </w:style>
  <w:style w:type="paragraph" w:styleId="Heading3">
    <w:name w:val="heading 3"/>
    <w:basedOn w:val="Normal"/>
    <w:next w:val="Normal"/>
    <w:pPr>
      <w:outlineLvl w:val="2"/>
    </w:pPr>
    <w:rPr>
      <w:smallCaps/>
    </w:rPr>
  </w:style>
  <w:style w:type="paragraph" w:styleId="Heading4">
    <w:name w:val="heading 4"/>
    <w:basedOn w:val="Normal"/>
    <w:next w:val="Normal"/>
    <w:pPr>
      <w:spacing w:before="240"/>
      <w:outlineLvl w:val="3"/>
    </w:pPr>
    <w:rPr>
      <w:smallCaps/>
      <w:sz w:val="22"/>
      <w:szCs w:val="22"/>
    </w:rPr>
  </w:style>
  <w:style w:type="paragraph" w:styleId="Heading5">
    <w:name w:val="heading 5"/>
    <w:basedOn w:val="Normal"/>
    <w:next w:val="Normal"/>
    <w:pPr>
      <w:spacing w:before="200"/>
      <w:outlineLvl w:val="4"/>
    </w:pPr>
    <w:rPr>
      <w:smallCaps/>
      <w:color w:val="C55911"/>
      <w:sz w:val="22"/>
      <w:szCs w:val="22"/>
    </w:rPr>
  </w:style>
  <w:style w:type="paragraph" w:styleId="Heading6">
    <w:name w:val="heading 6"/>
    <w:basedOn w:val="Normal"/>
    <w:next w:val="Normal"/>
    <w:pPr>
      <w:outlineLvl w:val="5"/>
    </w:pPr>
    <w:rPr>
      <w:smallCaps/>
      <w:color w:val="ED7D3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single" w:sz="12" w:space="1" w:color="ED7D31"/>
      </w:pBdr>
      <w:jc w:val="right"/>
    </w:pPr>
    <w:rPr>
      <w:smallCaps/>
      <w:sz w:val="48"/>
      <w:szCs w:val="48"/>
    </w:rPr>
  </w:style>
  <w:style w:type="paragraph" w:styleId="Subtitle">
    <w:name w:val="Subtitle"/>
    <w:basedOn w:val="Normal"/>
    <w:next w:val="Normal"/>
    <w:pPr>
      <w:spacing w:after="720"/>
      <w:jc w:val="right"/>
    </w:pPr>
    <w:rPr>
      <w:rFonts w:ascii="Calibri" w:eastAsia="Calibri" w:hAnsi="Calibri" w:cs="Calibri"/>
    </w:rPr>
  </w:style>
  <w:style w:type="table" w:customStyle="1" w:styleId="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0">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1">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2">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3">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4">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5">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6">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7">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15" w:type="dxa"/>
        <w:bottom w:w="0" w:type="dxa"/>
        <w:right w:w="115"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rPr>
      <w:color w:val="2F5496"/>
    </w:rPr>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4C1B30"/>
    <w:rPr>
      <w:sz w:val="18"/>
      <w:szCs w:val="18"/>
    </w:rPr>
  </w:style>
  <w:style w:type="character" w:customStyle="1" w:styleId="BalloonTextChar">
    <w:name w:val="Balloon Text Char"/>
    <w:basedOn w:val="DefaultParagraphFont"/>
    <w:link w:val="BalloonText"/>
    <w:uiPriority w:val="99"/>
    <w:semiHidden/>
    <w:rsid w:val="004C1B30"/>
    <w:rPr>
      <w:sz w:val="18"/>
      <w:szCs w:val="18"/>
    </w:rPr>
  </w:style>
  <w:style w:type="paragraph" w:styleId="ListParagraph">
    <w:name w:val="List Paragraph"/>
    <w:basedOn w:val="Normal"/>
    <w:uiPriority w:val="34"/>
    <w:qFormat/>
    <w:rsid w:val="00B15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archive.kernel.org/centos-vault/6.7/isos/x86_64/CentOS-6.7-x86_64-bin-DVD1.iso" TargetMode="External"/><Relationship Id="rId17" Type="http://schemas.openxmlformats.org/officeDocument/2006/relationships/hyperlink" Target="http://cm-pr-bgd-m01.telemovil.com.sv:7180/cmf/login" TargetMode="External"/><Relationship Id="rId18" Type="http://schemas.openxmlformats.org/officeDocument/2006/relationships/hyperlink" Target="http://10.100.74.41:7180/cmf/hardware/hosts/6/status" TargetMode="External"/><Relationship Id="rId19" Type="http://schemas.openxmlformats.org/officeDocument/2006/relationships/hyperlink" Target="http://cm-pr-bgd-m01.telemovil.com.sv:7180/cmf/login" TargetMode="External"/><Relationship Id="rId63" Type="http://schemas.openxmlformats.org/officeDocument/2006/relationships/header" Target="header1.xml"/><Relationship Id="rId64" Type="http://schemas.openxmlformats.org/officeDocument/2006/relationships/footer" Target="foot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11.png"/><Relationship Id="rId51" Type="http://schemas.openxmlformats.org/officeDocument/2006/relationships/image" Target="media/image12.png"/><Relationship Id="rId52" Type="http://schemas.openxmlformats.org/officeDocument/2006/relationships/image" Target="media/image13.png"/><Relationship Id="rId53" Type="http://schemas.openxmlformats.org/officeDocument/2006/relationships/image" Target="media/image14.png"/><Relationship Id="rId54" Type="http://schemas.openxmlformats.org/officeDocument/2006/relationships/image" Target="media/image15.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hyperlink" Target="https://archive.cloudera.com/cm5/repo-as-tarball/5.8.4/" TargetMode="External"/><Relationship Id="rId40" Type="http://schemas.openxmlformats.org/officeDocument/2006/relationships/hyperlink" Target="http://10.100.74.41:7180/cmf/hardware/hosts/2/status" TargetMode="External"/><Relationship Id="rId41" Type="http://schemas.openxmlformats.org/officeDocument/2006/relationships/hyperlink" Target="http://10.100.74.41:7180/cmf/hardware/hosts/6/status" TargetMode="External"/><Relationship Id="rId42" Type="http://schemas.openxmlformats.org/officeDocument/2006/relationships/hyperlink" Target="http://10.100.74.41:7180/cmf/hardware/hosts/1/status" TargetMode="External"/><Relationship Id="rId43" Type="http://schemas.openxmlformats.org/officeDocument/2006/relationships/hyperlink" Target="http://10.100.74.41:7180/cmf/hardware/hosts/5/status" TargetMode="External"/><Relationship Id="rId44" Type="http://schemas.openxmlformats.org/officeDocument/2006/relationships/hyperlink" Target="http://10.100.74.41:7180/cmf/hardware/hosts/5/status" TargetMode="External"/><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46.png"/><Relationship Id="rId8" Type="http://schemas.openxmlformats.org/officeDocument/2006/relationships/image" Target="media/image48.png"/><Relationship Id="rId9" Type="http://schemas.openxmlformats.org/officeDocument/2006/relationships/image" Target="media/image52.png"/><Relationship Id="rId30" Type="http://schemas.openxmlformats.org/officeDocument/2006/relationships/hyperlink" Target="http://10.100.74.41:7180/cmf/hardware/hosts/5/status" TargetMode="External"/><Relationship Id="rId31" Type="http://schemas.openxmlformats.org/officeDocument/2006/relationships/hyperlink" Target="http://10.100.74.41:7180/cmf/hardware/hosts/5/status" TargetMode="External"/><Relationship Id="rId32" Type="http://schemas.openxmlformats.org/officeDocument/2006/relationships/hyperlink" Target="http://10.100.74.41:7180/cmf/hardware/hosts/6/status" TargetMode="External"/><Relationship Id="rId33" Type="http://schemas.openxmlformats.org/officeDocument/2006/relationships/hyperlink" Target="http://10.100.74.41:7180/cmf/hardware/hosts/1/status" TargetMode="External"/><Relationship Id="rId34" Type="http://schemas.openxmlformats.org/officeDocument/2006/relationships/hyperlink" Target="http://10.100.74.41:7180/cmf/hardware/hosts/5/status" TargetMode="External"/><Relationship Id="rId35" Type="http://schemas.openxmlformats.org/officeDocument/2006/relationships/hyperlink" Target="http://10.100.74.41:7180/cmf/hardware/hosts/5/status" TargetMode="External"/><Relationship Id="rId36" Type="http://schemas.openxmlformats.org/officeDocument/2006/relationships/hyperlink" Target="http://10.100.74.41:7180/cmf/hardware/hosts/6/status" TargetMode="External"/><Relationship Id="rId37" Type="http://schemas.openxmlformats.org/officeDocument/2006/relationships/hyperlink" Target="http://10.100.74.41:7180/cmf/hardware/hosts/1/status" TargetMode="External"/><Relationship Id="rId38" Type="http://schemas.openxmlformats.org/officeDocument/2006/relationships/hyperlink" Target="http://10.100.74.41:7180/cmf/hardware/hosts/5/status" TargetMode="External"/><Relationship Id="rId39" Type="http://schemas.openxmlformats.org/officeDocument/2006/relationships/hyperlink" Target="http://10.100.74.41:7180/cmf/hardware/hosts/5/status" TargetMode="External"/><Relationship Id="rId20" Type="http://schemas.openxmlformats.org/officeDocument/2006/relationships/hyperlink" Target="http://cm-pr-bgd-m02.telemovil.com.sv:8088/cluster" TargetMode="External"/><Relationship Id="rId21" Type="http://schemas.openxmlformats.org/officeDocument/2006/relationships/hyperlink" Target="http://10.100.74.41:7180/cmf/hardware/hosts/6/status" TargetMode="External"/><Relationship Id="rId22" Type="http://schemas.openxmlformats.org/officeDocument/2006/relationships/hyperlink" Target="http://cm-pr-bgd-m02.telemovil.com.sv:8088/cluster" TargetMode="External"/><Relationship Id="rId23" Type="http://schemas.openxmlformats.org/officeDocument/2006/relationships/hyperlink" Target="http://cm-pr-bgd-m01.telemovil.com.sv:7180/cmf/login" TargetMode="External"/><Relationship Id="rId24" Type="http://schemas.openxmlformats.org/officeDocument/2006/relationships/hyperlink" Target="http://10.100.74.41:7180/cmf/hardware/hosts/6/status" TargetMode="External"/><Relationship Id="rId25" Type="http://schemas.openxmlformats.org/officeDocument/2006/relationships/hyperlink" Target="http://cm-pr-bgd-m01.telemovil.com.sv:7180/cmf/login" TargetMode="External"/><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hyperlink" Target="http://10.100.74.41:7180/cmf/hardware/hosts/6/status" TargetMode="External"/><Relationship Id="rId29" Type="http://schemas.openxmlformats.org/officeDocument/2006/relationships/hyperlink" Target="http://10.100.74.41:7180/cmf/hardware/hosts/1/status" TargetMode="External"/><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22.png"/><Relationship Id="rId10" Type="http://schemas.openxmlformats.org/officeDocument/2006/relationships/hyperlink" Target="https://docs.google.com/spreadsheets/d/14dywjrxvFJtH9sOCOXAwwY4oOF6wQ1kc_jK9ZkP3JcA/edit" TargetMode="External"/><Relationship Id="rId11" Type="http://schemas.openxmlformats.org/officeDocument/2006/relationships/image" Target="media/image1.png"/><Relationship Id="rId12"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43</Pages>
  <Words>7040</Words>
  <Characters>40132</Characters>
  <Application>Microsoft Macintosh Word</Application>
  <DocSecurity>0</DocSecurity>
  <Lines>334</Lines>
  <Paragraphs>94</Paragraphs>
  <ScaleCrop>false</ScaleCrop>
  <LinksUpToDate>false</LinksUpToDate>
  <CharactersWithSpaces>47078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dcterms:created xsi:type="dcterms:W3CDTF">2017-11-20T16:35:00Z</dcterms:created>
  <dcterms:modified xsi:type="dcterms:W3CDTF">2017-11-20T16:38:00Z</dcterms:modified>
</cp:coreProperties>
</file>